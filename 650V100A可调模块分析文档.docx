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4A3C3" w14:textId="503F26D3" w:rsidR="004C63F4" w:rsidRDefault="00D066DC" w:rsidP="00953557">
      <w:pPr>
        <w:pStyle w:val="11"/>
        <w:ind w:firstLine="643"/>
      </w:pPr>
      <w:r>
        <w:fldChar w:fldCharType="begin"/>
      </w:r>
      <w:r>
        <w:instrText xml:space="preserve"> MACROBUTTON MTEditEquationSection2 </w:instrText>
      </w:r>
      <w:r w:rsidRPr="00D066DC">
        <w:rPr>
          <w:rStyle w:val="MTEquationSection"/>
          <w:rFonts w:hint="eastAsia"/>
        </w:rPr>
        <w:instrText>公式章</w:instrText>
      </w:r>
      <w:r w:rsidRPr="00D066DC">
        <w:rPr>
          <w:rStyle w:val="MTEquationSection"/>
        </w:rPr>
        <w:instrText xml:space="preserve"> 1 </w:instrText>
      </w:r>
      <w:r w:rsidRPr="00D066DC">
        <w:rPr>
          <w:rStyle w:val="MTEquationSection"/>
        </w:rPr>
        <w:instrText>节</w:instrText>
      </w:r>
      <w:r w:rsidRPr="00D066DC">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FD2D36" w:rsidRPr="00562CD5">
        <w:rPr>
          <w:rFonts w:cs="Times New Roman"/>
        </w:rPr>
        <w:t>5</w:t>
      </w:r>
      <w:r w:rsidR="009C6F61" w:rsidRPr="00562CD5">
        <w:rPr>
          <w:rFonts w:cs="Times New Roman"/>
        </w:rPr>
        <w:t>0/70</w:t>
      </w:r>
      <w:r w:rsidR="00340272">
        <w:rPr>
          <w:rFonts w:cs="Times New Roman"/>
        </w:rPr>
        <w:t xml:space="preserve"> </w:t>
      </w:r>
      <w:r w:rsidR="009C6F61" w:rsidRPr="00562CD5">
        <w:rPr>
          <w:rFonts w:cs="Times New Roman"/>
        </w:rPr>
        <w:t>kHz</w:t>
      </w:r>
      <w:r w:rsidR="004C63F4">
        <w:rPr>
          <w:rFonts w:hint="eastAsia"/>
        </w:rPr>
        <w:t>可调模块电路分析与仿真</w:t>
      </w:r>
    </w:p>
    <w:p w14:paraId="3F7B4C27" w14:textId="1F03A2EC" w:rsidR="004C63F4" w:rsidRDefault="004C63F4" w:rsidP="00BB2A7A">
      <w:pPr>
        <w:pStyle w:val="2"/>
        <w:numPr>
          <w:ilvl w:val="0"/>
          <w:numId w:val="5"/>
        </w:numPr>
        <w:ind w:firstLineChars="0"/>
        <w:rPr>
          <w:ins w:id="0" w:author="x l" w:date="2022-09-09T09:44:00Z"/>
        </w:rPr>
      </w:pPr>
      <w:r>
        <w:rPr>
          <w:rFonts w:hint="eastAsia"/>
        </w:rPr>
        <w:t>性能介绍</w:t>
      </w:r>
    </w:p>
    <w:p w14:paraId="7825459D" w14:textId="3F4A429A" w:rsidR="004C63F4" w:rsidRDefault="004C63F4" w:rsidP="00B12AE4">
      <w:pPr>
        <w:pStyle w:val="x"/>
        <w:ind w:leftChars="200" w:left="420" w:firstLineChars="0" w:firstLine="0"/>
      </w:pPr>
      <w:r>
        <w:rPr>
          <w:rFonts w:hint="eastAsia"/>
        </w:rPr>
        <w:t>可调模块是基于</w:t>
      </w:r>
      <w:r w:rsidR="00562CD5">
        <w:rPr>
          <w:rFonts w:hint="eastAsia"/>
        </w:rPr>
        <w:t>交错</w:t>
      </w:r>
      <w:r w:rsidRPr="00464945">
        <w:rPr>
          <w:rFonts w:cs="Times New Roman"/>
        </w:rPr>
        <w:t>Buck</w:t>
      </w:r>
      <w:r>
        <w:rPr>
          <w:rFonts w:hint="eastAsia"/>
        </w:rPr>
        <w:t>变换器，输入</w:t>
      </w:r>
      <w:r w:rsidR="009256FC">
        <w:rPr>
          <w:rFonts w:hint="eastAsia"/>
        </w:rPr>
        <w:t>为</w:t>
      </w:r>
      <w:r w:rsidRPr="00464945">
        <w:rPr>
          <w:rFonts w:cs="Times New Roman"/>
        </w:rPr>
        <w:t>600VAC</w:t>
      </w:r>
      <w:r>
        <w:rPr>
          <w:rFonts w:hint="eastAsia"/>
        </w:rPr>
        <w:t>，输出电压</w:t>
      </w:r>
      <w:r w:rsidRPr="00464945">
        <w:rPr>
          <w:rFonts w:cs="Times New Roman"/>
        </w:rPr>
        <w:t>65V</w:t>
      </w:r>
      <w:r w:rsidRPr="00406F2B">
        <w:rPr>
          <w:rFonts w:cs="Times New Roman"/>
        </w:rPr>
        <w:t>~</w:t>
      </w:r>
      <w:r w:rsidRPr="00464945">
        <w:rPr>
          <w:rFonts w:cs="Times New Roman"/>
        </w:rPr>
        <w:t>650V</w:t>
      </w:r>
      <w:r>
        <w:rPr>
          <w:rFonts w:cs="Times New Roman" w:hint="eastAsia"/>
        </w:rPr>
        <w:t>以及频率</w:t>
      </w:r>
      <w:r w:rsidR="00B12AE4">
        <w:rPr>
          <w:rFonts w:cs="Times New Roman"/>
        </w:rPr>
        <w:t xml:space="preserve"> </w:t>
      </w:r>
      <w:r w:rsidRPr="00464945">
        <w:rPr>
          <w:rFonts w:cs="Times New Roman"/>
        </w:rPr>
        <w:t>5kHz</w:t>
      </w:r>
      <w:r w:rsidR="00836444">
        <w:rPr>
          <w:rFonts w:hint="eastAsia"/>
        </w:rPr>
        <w:t>调制</w:t>
      </w:r>
      <w:r>
        <w:rPr>
          <w:rFonts w:hint="eastAsia"/>
        </w:rPr>
        <w:t>的电源模块。首先</w:t>
      </w:r>
      <w:r w:rsidRPr="00464945">
        <w:rPr>
          <w:rFonts w:cs="Times New Roman"/>
        </w:rPr>
        <w:t>600V</w:t>
      </w:r>
      <w:r w:rsidRPr="00406F2B">
        <w:rPr>
          <w:rFonts w:cs="Times New Roman"/>
        </w:rPr>
        <w:t>/</w:t>
      </w:r>
      <w:r w:rsidRPr="00464945">
        <w:rPr>
          <w:rFonts w:cs="Times New Roman"/>
        </w:rPr>
        <w:t>AC</w:t>
      </w:r>
      <w:r>
        <w:rPr>
          <w:rFonts w:hint="eastAsia"/>
        </w:rPr>
        <w:t>输入经过整流滤波，再由</w:t>
      </w:r>
      <w:r w:rsidRPr="00464945">
        <w:rPr>
          <w:rFonts w:cs="Times New Roman"/>
        </w:rPr>
        <w:t>Buck</w:t>
      </w:r>
      <w:r>
        <w:rPr>
          <w:rFonts w:hint="eastAsia"/>
        </w:rPr>
        <w:t>电路调压后，经调制电路调制为设定频率进行输出。针对工程应用需要，</w:t>
      </w:r>
      <w:r w:rsidR="00A74900">
        <w:rPr>
          <w:rFonts w:hint="eastAsia"/>
        </w:rPr>
        <w:t>对</w:t>
      </w:r>
      <w:r>
        <w:rPr>
          <w:rFonts w:hint="eastAsia"/>
        </w:rPr>
        <w:t>电源模块</w:t>
      </w:r>
      <w:r w:rsidR="00A74900">
        <w:rPr>
          <w:rFonts w:hint="eastAsia"/>
        </w:rPr>
        <w:t>提出</w:t>
      </w:r>
      <w:r>
        <w:rPr>
          <w:rFonts w:hint="eastAsia"/>
        </w:rPr>
        <w:t>以下性能指标：</w:t>
      </w:r>
    </w:p>
    <w:p w14:paraId="48EC82E2" w14:textId="77777777" w:rsidR="004C63F4" w:rsidRDefault="004C63F4" w:rsidP="004C63F4">
      <w:pPr>
        <w:pStyle w:val="x"/>
        <w:ind w:firstLine="420"/>
        <w:jc w:val="center"/>
      </w:pPr>
      <w:r>
        <w:rPr>
          <w:rFonts w:hint="eastAsia"/>
        </w:rPr>
        <w:t>表</w:t>
      </w:r>
      <w:r w:rsidRPr="00464945">
        <w:rPr>
          <w:rFonts w:cs="Times New Roman"/>
        </w:rPr>
        <w:t>1</w:t>
      </w:r>
      <w:r w:rsidRPr="00406F2B">
        <w:rPr>
          <w:rFonts w:cs="Times New Roman"/>
        </w:rPr>
        <w:t>.</w:t>
      </w:r>
      <w:r w:rsidRPr="00464945">
        <w:rPr>
          <w:rFonts w:cs="Times New Roman"/>
        </w:rPr>
        <w:t>1</w:t>
      </w:r>
      <w:r>
        <w:t xml:space="preserve"> </w:t>
      </w:r>
      <w:r>
        <w:rPr>
          <w:rFonts w:hint="eastAsia"/>
        </w:rPr>
        <w:t>设计指标</w:t>
      </w:r>
    </w:p>
    <w:tbl>
      <w:tblPr>
        <w:tblStyle w:val="a7"/>
        <w:tblW w:w="0" w:type="auto"/>
        <w:jc w:val="center"/>
        <w:tblLook w:val="06A0" w:firstRow="1" w:lastRow="0" w:firstColumn="1" w:lastColumn="0" w:noHBand="1" w:noVBand="1"/>
      </w:tblPr>
      <w:tblGrid>
        <w:gridCol w:w="846"/>
        <w:gridCol w:w="2410"/>
        <w:gridCol w:w="2788"/>
      </w:tblGrid>
      <w:tr w:rsidR="004C63F4" w:rsidRPr="00C409F8" w14:paraId="5E65FFBD" w14:textId="77777777" w:rsidTr="00C30D2B">
        <w:trPr>
          <w:trHeight w:val="18"/>
          <w:jc w:val="center"/>
        </w:trPr>
        <w:tc>
          <w:tcPr>
            <w:tcW w:w="846" w:type="dxa"/>
            <w:vAlign w:val="center"/>
          </w:tcPr>
          <w:p w14:paraId="3465F2D7" w14:textId="77777777" w:rsidR="004C63F4" w:rsidRPr="00C711F3" w:rsidRDefault="004C63F4" w:rsidP="00C30D2B">
            <w:pPr>
              <w:jc w:val="center"/>
              <w:rPr>
                <w:rFonts w:ascii="楷体" w:eastAsia="楷体" w:hAnsi="楷体"/>
                <w:sz w:val="20"/>
              </w:rPr>
            </w:pPr>
            <w:r w:rsidRPr="00C711F3">
              <w:rPr>
                <w:rFonts w:ascii="楷体" w:eastAsia="楷体" w:hAnsi="楷体" w:hint="eastAsia"/>
                <w:sz w:val="20"/>
              </w:rPr>
              <w:t>序号</w:t>
            </w:r>
          </w:p>
        </w:tc>
        <w:tc>
          <w:tcPr>
            <w:tcW w:w="2410" w:type="dxa"/>
            <w:vAlign w:val="center"/>
          </w:tcPr>
          <w:p w14:paraId="4621FAAC" w14:textId="77777777" w:rsidR="004C63F4" w:rsidRPr="00C711F3" w:rsidRDefault="004C63F4" w:rsidP="00C30D2B">
            <w:pPr>
              <w:jc w:val="center"/>
              <w:rPr>
                <w:rFonts w:ascii="楷体" w:eastAsia="楷体" w:hAnsi="楷体"/>
                <w:sz w:val="20"/>
              </w:rPr>
            </w:pPr>
            <w:r w:rsidRPr="00C711F3">
              <w:rPr>
                <w:rFonts w:ascii="楷体" w:eastAsia="楷体" w:hAnsi="楷体" w:hint="eastAsia"/>
                <w:sz w:val="20"/>
              </w:rPr>
              <w:t>参数</w:t>
            </w:r>
          </w:p>
        </w:tc>
        <w:tc>
          <w:tcPr>
            <w:tcW w:w="2788" w:type="dxa"/>
            <w:vAlign w:val="center"/>
          </w:tcPr>
          <w:p w14:paraId="209A66C9" w14:textId="77777777" w:rsidR="004C63F4" w:rsidRPr="00C711F3" w:rsidRDefault="004C63F4" w:rsidP="00C30D2B">
            <w:pPr>
              <w:jc w:val="center"/>
              <w:rPr>
                <w:rFonts w:ascii="楷体" w:eastAsia="楷体" w:hAnsi="楷体"/>
                <w:sz w:val="20"/>
              </w:rPr>
            </w:pPr>
            <w:r w:rsidRPr="00C711F3">
              <w:rPr>
                <w:rFonts w:ascii="楷体" w:eastAsia="楷体" w:hAnsi="楷体" w:hint="eastAsia"/>
                <w:sz w:val="20"/>
              </w:rPr>
              <w:t>值</w:t>
            </w:r>
          </w:p>
        </w:tc>
      </w:tr>
      <w:tr w:rsidR="004C63F4" w:rsidRPr="00C0237E" w14:paraId="32328041" w14:textId="77777777" w:rsidTr="00C30D2B">
        <w:trPr>
          <w:trHeight w:val="18"/>
          <w:jc w:val="center"/>
        </w:trPr>
        <w:tc>
          <w:tcPr>
            <w:tcW w:w="846" w:type="dxa"/>
            <w:vAlign w:val="center"/>
          </w:tcPr>
          <w:p w14:paraId="0A10E3E2"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1</w:t>
            </w:r>
          </w:p>
        </w:tc>
        <w:tc>
          <w:tcPr>
            <w:tcW w:w="2410" w:type="dxa"/>
            <w:vAlign w:val="center"/>
          </w:tcPr>
          <w:p w14:paraId="45030FFF"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输入电压</w:t>
            </w:r>
          </w:p>
        </w:tc>
        <w:tc>
          <w:tcPr>
            <w:tcW w:w="2788" w:type="dxa"/>
            <w:vAlign w:val="center"/>
          </w:tcPr>
          <w:p w14:paraId="21897AA3" w14:textId="77777777" w:rsidR="004C63F4" w:rsidRPr="00C711F3" w:rsidRDefault="004C63F4" w:rsidP="00C30D2B">
            <w:pPr>
              <w:jc w:val="left"/>
              <w:rPr>
                <w:rFonts w:ascii="Times New Roman" w:eastAsia="楷体" w:hAnsi="Times New Roman" w:cs="Times New Roman"/>
                <w:sz w:val="20"/>
              </w:rPr>
            </w:pPr>
            <w:r w:rsidRPr="00464945">
              <w:rPr>
                <w:rFonts w:ascii="Times New Roman" w:eastAsia="楷体" w:hAnsi="Times New Roman" w:cs="Times New Roman"/>
                <w:sz w:val="20"/>
              </w:rPr>
              <w:t>600V</w:t>
            </w:r>
            <w:r w:rsidRPr="00C711F3">
              <w:rPr>
                <w:rFonts w:ascii="Times New Roman" w:eastAsia="楷体" w:hAnsi="Times New Roman" w:cs="Times New Roman"/>
                <w:sz w:val="20"/>
              </w:rPr>
              <w:t>±</w:t>
            </w:r>
            <w:r w:rsidRPr="00464945">
              <w:rPr>
                <w:rFonts w:ascii="Times New Roman" w:eastAsia="楷体" w:hAnsi="Times New Roman" w:cs="Times New Roman"/>
                <w:sz w:val="20"/>
              </w:rPr>
              <w:t>10</w:t>
            </w:r>
            <w:r w:rsidRPr="00C711F3">
              <w:rPr>
                <w:rFonts w:ascii="Times New Roman" w:eastAsia="楷体" w:hAnsi="Times New Roman" w:cs="Times New Roman"/>
                <w:sz w:val="20"/>
              </w:rPr>
              <w:t>%</w:t>
            </w:r>
            <w:r w:rsidRPr="00464945">
              <w:rPr>
                <w:rFonts w:ascii="Times New Roman" w:eastAsia="楷体" w:hAnsi="Times New Roman" w:cs="Times New Roman"/>
                <w:sz w:val="20"/>
              </w:rPr>
              <w:t>VAC</w:t>
            </w:r>
          </w:p>
        </w:tc>
      </w:tr>
      <w:tr w:rsidR="004C63F4" w:rsidRPr="00C0237E" w14:paraId="5E016E10" w14:textId="77777777" w:rsidTr="00C30D2B">
        <w:trPr>
          <w:trHeight w:val="18"/>
          <w:jc w:val="center"/>
        </w:trPr>
        <w:tc>
          <w:tcPr>
            <w:tcW w:w="846" w:type="dxa"/>
            <w:vAlign w:val="center"/>
          </w:tcPr>
          <w:p w14:paraId="566F0A90"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2</w:t>
            </w:r>
          </w:p>
        </w:tc>
        <w:tc>
          <w:tcPr>
            <w:tcW w:w="2410" w:type="dxa"/>
            <w:vAlign w:val="center"/>
          </w:tcPr>
          <w:p w14:paraId="7CF5250E"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输入电压频率</w:t>
            </w:r>
          </w:p>
        </w:tc>
        <w:tc>
          <w:tcPr>
            <w:tcW w:w="2788" w:type="dxa"/>
            <w:vAlign w:val="center"/>
          </w:tcPr>
          <w:p w14:paraId="639B75C2" w14:textId="77777777" w:rsidR="004C63F4" w:rsidRPr="00C711F3" w:rsidRDefault="004C63F4" w:rsidP="00C30D2B">
            <w:pPr>
              <w:jc w:val="left"/>
              <w:rPr>
                <w:rFonts w:ascii="Times New Roman" w:eastAsia="楷体" w:hAnsi="Times New Roman" w:cs="Times New Roman"/>
                <w:sz w:val="20"/>
              </w:rPr>
            </w:pPr>
            <w:r w:rsidRPr="00464945">
              <w:rPr>
                <w:rFonts w:ascii="Times New Roman" w:eastAsia="楷体" w:hAnsi="Times New Roman" w:cs="Times New Roman"/>
                <w:sz w:val="20"/>
              </w:rPr>
              <w:t>50Hz</w:t>
            </w:r>
          </w:p>
        </w:tc>
      </w:tr>
      <w:tr w:rsidR="004C63F4" w:rsidRPr="00C0237E" w14:paraId="1F656E64" w14:textId="77777777" w:rsidTr="00C30D2B">
        <w:trPr>
          <w:trHeight w:val="18"/>
          <w:jc w:val="center"/>
        </w:trPr>
        <w:tc>
          <w:tcPr>
            <w:tcW w:w="846" w:type="dxa"/>
            <w:vAlign w:val="center"/>
          </w:tcPr>
          <w:p w14:paraId="77E84CCD"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3</w:t>
            </w:r>
          </w:p>
        </w:tc>
        <w:tc>
          <w:tcPr>
            <w:tcW w:w="2410" w:type="dxa"/>
            <w:vAlign w:val="center"/>
          </w:tcPr>
          <w:p w14:paraId="25D75161"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输出直流电压</w:t>
            </w:r>
          </w:p>
        </w:tc>
        <w:tc>
          <w:tcPr>
            <w:tcW w:w="2788" w:type="dxa"/>
            <w:vAlign w:val="center"/>
          </w:tcPr>
          <w:p w14:paraId="5059C849" w14:textId="77777777" w:rsidR="004C63F4" w:rsidRPr="00C711F3" w:rsidRDefault="004C63F4" w:rsidP="00C30D2B">
            <w:pPr>
              <w:jc w:val="left"/>
              <w:rPr>
                <w:rFonts w:ascii="Times New Roman" w:eastAsia="楷体" w:hAnsi="Times New Roman" w:cs="Times New Roman"/>
                <w:sz w:val="20"/>
              </w:rPr>
            </w:pPr>
            <w:r w:rsidRPr="00464945">
              <w:rPr>
                <w:rFonts w:ascii="Times New Roman" w:eastAsia="楷体" w:hAnsi="Times New Roman" w:cs="Times New Roman"/>
                <w:sz w:val="20"/>
              </w:rPr>
              <w:t>650V</w:t>
            </w:r>
          </w:p>
        </w:tc>
      </w:tr>
      <w:tr w:rsidR="004C63F4" w:rsidRPr="00C0237E" w14:paraId="4D5D1940" w14:textId="77777777" w:rsidTr="00C30D2B">
        <w:trPr>
          <w:trHeight w:val="18"/>
          <w:jc w:val="center"/>
        </w:trPr>
        <w:tc>
          <w:tcPr>
            <w:tcW w:w="846" w:type="dxa"/>
            <w:vAlign w:val="center"/>
          </w:tcPr>
          <w:p w14:paraId="1148ABF3"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4</w:t>
            </w:r>
          </w:p>
        </w:tc>
        <w:tc>
          <w:tcPr>
            <w:tcW w:w="2410" w:type="dxa"/>
            <w:vAlign w:val="center"/>
          </w:tcPr>
          <w:p w14:paraId="2BF956E8"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输出直流电流</w:t>
            </w:r>
          </w:p>
        </w:tc>
        <w:tc>
          <w:tcPr>
            <w:tcW w:w="2788" w:type="dxa"/>
            <w:vAlign w:val="center"/>
          </w:tcPr>
          <w:p w14:paraId="1787BCA7" w14:textId="77777777" w:rsidR="004C63F4" w:rsidRPr="00C711F3" w:rsidRDefault="004C63F4" w:rsidP="00C30D2B">
            <w:pPr>
              <w:jc w:val="left"/>
              <w:rPr>
                <w:rFonts w:ascii="Times New Roman" w:eastAsia="楷体" w:hAnsi="Times New Roman" w:cs="Times New Roman"/>
                <w:sz w:val="20"/>
              </w:rPr>
            </w:pPr>
            <w:r w:rsidRPr="00464945">
              <w:rPr>
                <w:rFonts w:ascii="Times New Roman" w:eastAsia="楷体" w:hAnsi="Times New Roman" w:cs="Times New Roman"/>
                <w:sz w:val="20"/>
              </w:rPr>
              <w:t>100A</w:t>
            </w:r>
          </w:p>
        </w:tc>
      </w:tr>
      <w:tr w:rsidR="004C63F4" w:rsidRPr="00C0237E" w14:paraId="2015BD00" w14:textId="77777777" w:rsidTr="00C30D2B">
        <w:trPr>
          <w:trHeight w:val="18"/>
          <w:jc w:val="center"/>
        </w:trPr>
        <w:tc>
          <w:tcPr>
            <w:tcW w:w="846" w:type="dxa"/>
            <w:vAlign w:val="center"/>
          </w:tcPr>
          <w:p w14:paraId="079E8A24"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5</w:t>
            </w:r>
          </w:p>
        </w:tc>
        <w:tc>
          <w:tcPr>
            <w:tcW w:w="2410" w:type="dxa"/>
            <w:vAlign w:val="center"/>
          </w:tcPr>
          <w:p w14:paraId="68262B0B" w14:textId="5188E68E" w:rsidR="004C63F4" w:rsidRPr="00C711F3" w:rsidRDefault="004C63F4" w:rsidP="00C30D2B">
            <w:pPr>
              <w:jc w:val="left"/>
              <w:rPr>
                <w:rFonts w:ascii="楷体" w:eastAsia="楷体" w:hAnsi="楷体"/>
                <w:sz w:val="20"/>
              </w:rPr>
            </w:pPr>
            <w:r w:rsidRPr="00C711F3">
              <w:rPr>
                <w:rFonts w:ascii="楷体" w:eastAsia="楷体" w:hAnsi="楷体" w:hint="eastAsia"/>
                <w:sz w:val="20"/>
              </w:rPr>
              <w:t>输出电压纹波</w:t>
            </w:r>
          </w:p>
        </w:tc>
        <w:tc>
          <w:tcPr>
            <w:tcW w:w="2788" w:type="dxa"/>
            <w:vAlign w:val="center"/>
          </w:tcPr>
          <w:p w14:paraId="1B4E2608" w14:textId="77777777" w:rsidR="004C63F4" w:rsidRPr="00C711F3" w:rsidRDefault="004C63F4" w:rsidP="00C30D2B">
            <w:pPr>
              <w:jc w:val="left"/>
              <w:rPr>
                <w:rFonts w:ascii="Times New Roman" w:eastAsia="楷体" w:hAnsi="Times New Roman" w:cs="Times New Roman"/>
                <w:sz w:val="20"/>
              </w:rPr>
            </w:pPr>
            <w:r w:rsidRPr="00464945">
              <w:rPr>
                <w:rFonts w:ascii="Times New Roman" w:eastAsia="楷体" w:hAnsi="Times New Roman" w:cs="Times New Roman"/>
                <w:sz w:val="20"/>
              </w:rPr>
              <w:t>0</w:t>
            </w:r>
            <w:r w:rsidRPr="00C711F3">
              <w:rPr>
                <w:rFonts w:ascii="Times New Roman" w:eastAsia="楷体" w:hAnsi="Times New Roman" w:cs="Times New Roman"/>
                <w:sz w:val="20"/>
              </w:rPr>
              <w:t>.</w:t>
            </w:r>
            <w:r w:rsidRPr="00464945">
              <w:rPr>
                <w:rFonts w:ascii="Times New Roman" w:eastAsia="楷体" w:hAnsi="Times New Roman" w:cs="Times New Roman"/>
                <w:sz w:val="20"/>
              </w:rPr>
              <w:t>5</w:t>
            </w:r>
            <w:r w:rsidRPr="00C711F3">
              <w:rPr>
                <w:rFonts w:ascii="Times New Roman" w:eastAsia="楷体" w:hAnsi="Times New Roman" w:cs="Times New Roman"/>
                <w:sz w:val="20"/>
              </w:rPr>
              <w:t>%</w:t>
            </w:r>
          </w:p>
        </w:tc>
      </w:tr>
      <w:tr w:rsidR="004C63F4" w:rsidRPr="00C0237E" w14:paraId="7520C023" w14:textId="77777777" w:rsidTr="00C30D2B">
        <w:trPr>
          <w:trHeight w:val="18"/>
          <w:jc w:val="center"/>
        </w:trPr>
        <w:tc>
          <w:tcPr>
            <w:tcW w:w="846" w:type="dxa"/>
            <w:vAlign w:val="center"/>
          </w:tcPr>
          <w:p w14:paraId="7D007666"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6</w:t>
            </w:r>
          </w:p>
        </w:tc>
        <w:tc>
          <w:tcPr>
            <w:tcW w:w="2410" w:type="dxa"/>
            <w:vAlign w:val="center"/>
          </w:tcPr>
          <w:p w14:paraId="15CB1940"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开通时间</w:t>
            </w:r>
          </w:p>
        </w:tc>
        <w:tc>
          <w:tcPr>
            <w:tcW w:w="2788" w:type="dxa"/>
            <w:vAlign w:val="center"/>
          </w:tcPr>
          <w:p w14:paraId="2B9458D5" w14:textId="77777777" w:rsidR="004C63F4" w:rsidRPr="00C711F3" w:rsidRDefault="004C63F4" w:rsidP="00C30D2B">
            <w:pPr>
              <w:jc w:val="left"/>
              <w:rPr>
                <w:rFonts w:ascii="Times New Roman" w:eastAsia="楷体" w:hAnsi="Times New Roman" w:cs="Times New Roman"/>
                <w:sz w:val="20"/>
              </w:rPr>
            </w:pPr>
            <w:r w:rsidRPr="00C711F3">
              <w:rPr>
                <w:rFonts w:ascii="Times New Roman" w:eastAsia="楷体" w:hAnsi="Times New Roman" w:cs="Times New Roman"/>
                <w:sz w:val="20"/>
              </w:rPr>
              <w:t>≤</w:t>
            </w:r>
            <w:r w:rsidRPr="00464945">
              <w:rPr>
                <w:rFonts w:ascii="Times New Roman" w:eastAsia="楷体" w:hAnsi="Times New Roman" w:cs="Times New Roman"/>
                <w:sz w:val="20"/>
              </w:rPr>
              <w:t>10us</w:t>
            </w:r>
          </w:p>
        </w:tc>
      </w:tr>
      <w:tr w:rsidR="004C63F4" w:rsidRPr="00C0237E" w14:paraId="5FF78AB2" w14:textId="77777777" w:rsidTr="00C30D2B">
        <w:trPr>
          <w:trHeight w:val="18"/>
          <w:jc w:val="center"/>
        </w:trPr>
        <w:tc>
          <w:tcPr>
            <w:tcW w:w="846" w:type="dxa"/>
            <w:vAlign w:val="center"/>
          </w:tcPr>
          <w:p w14:paraId="0477F9FA"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7</w:t>
            </w:r>
          </w:p>
        </w:tc>
        <w:tc>
          <w:tcPr>
            <w:tcW w:w="2410" w:type="dxa"/>
            <w:vAlign w:val="center"/>
          </w:tcPr>
          <w:p w14:paraId="09BD97A8"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关断时间</w:t>
            </w:r>
          </w:p>
        </w:tc>
        <w:tc>
          <w:tcPr>
            <w:tcW w:w="2788" w:type="dxa"/>
            <w:vAlign w:val="center"/>
          </w:tcPr>
          <w:p w14:paraId="496FC579" w14:textId="77777777" w:rsidR="004C63F4" w:rsidRPr="00C711F3" w:rsidRDefault="004C63F4" w:rsidP="00C30D2B">
            <w:pPr>
              <w:jc w:val="left"/>
              <w:rPr>
                <w:rFonts w:ascii="Times New Roman" w:eastAsia="楷体" w:hAnsi="Times New Roman" w:cs="Times New Roman"/>
                <w:sz w:val="20"/>
              </w:rPr>
            </w:pPr>
            <w:r w:rsidRPr="00C711F3">
              <w:rPr>
                <w:rFonts w:ascii="Times New Roman" w:eastAsia="楷体" w:hAnsi="Times New Roman" w:cs="Times New Roman"/>
                <w:sz w:val="20"/>
              </w:rPr>
              <w:t>≤</w:t>
            </w:r>
            <w:r w:rsidRPr="00464945">
              <w:rPr>
                <w:rFonts w:ascii="Times New Roman" w:eastAsia="楷体" w:hAnsi="Times New Roman" w:cs="Times New Roman"/>
                <w:sz w:val="20"/>
              </w:rPr>
              <w:t>10us</w:t>
            </w:r>
          </w:p>
        </w:tc>
      </w:tr>
      <w:tr w:rsidR="004C63F4" w:rsidRPr="00C0237E" w14:paraId="78FCC6E9" w14:textId="77777777" w:rsidTr="00C30D2B">
        <w:trPr>
          <w:trHeight w:val="18"/>
          <w:jc w:val="center"/>
        </w:trPr>
        <w:tc>
          <w:tcPr>
            <w:tcW w:w="846" w:type="dxa"/>
            <w:vAlign w:val="center"/>
          </w:tcPr>
          <w:p w14:paraId="3690C367"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8</w:t>
            </w:r>
          </w:p>
        </w:tc>
        <w:tc>
          <w:tcPr>
            <w:tcW w:w="2410" w:type="dxa"/>
            <w:vAlign w:val="center"/>
          </w:tcPr>
          <w:p w14:paraId="6AA5201B"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保护关断</w:t>
            </w:r>
          </w:p>
        </w:tc>
        <w:tc>
          <w:tcPr>
            <w:tcW w:w="2788" w:type="dxa"/>
            <w:vAlign w:val="center"/>
          </w:tcPr>
          <w:p w14:paraId="5BCD95E8" w14:textId="77777777" w:rsidR="004C63F4" w:rsidRPr="00C711F3" w:rsidRDefault="004C63F4" w:rsidP="00C30D2B">
            <w:pPr>
              <w:jc w:val="left"/>
              <w:rPr>
                <w:rFonts w:ascii="Times New Roman" w:eastAsia="楷体" w:hAnsi="Times New Roman" w:cs="Times New Roman"/>
                <w:sz w:val="20"/>
              </w:rPr>
            </w:pPr>
            <w:r w:rsidRPr="00C711F3">
              <w:rPr>
                <w:rFonts w:ascii="Times New Roman" w:eastAsia="楷体" w:hAnsi="Times New Roman" w:cs="Times New Roman"/>
                <w:sz w:val="20"/>
              </w:rPr>
              <w:t>≤</w:t>
            </w:r>
            <w:r w:rsidRPr="00464945">
              <w:rPr>
                <w:rFonts w:ascii="Times New Roman" w:eastAsia="楷体" w:hAnsi="Times New Roman" w:cs="Times New Roman"/>
                <w:sz w:val="20"/>
              </w:rPr>
              <w:t>5us</w:t>
            </w:r>
          </w:p>
        </w:tc>
      </w:tr>
      <w:tr w:rsidR="004C63F4" w:rsidRPr="00C0237E" w14:paraId="00D62251" w14:textId="77777777" w:rsidTr="00C30D2B">
        <w:trPr>
          <w:trHeight w:val="18"/>
          <w:jc w:val="center"/>
        </w:trPr>
        <w:tc>
          <w:tcPr>
            <w:tcW w:w="846" w:type="dxa"/>
            <w:vAlign w:val="center"/>
          </w:tcPr>
          <w:p w14:paraId="1467CC7D" w14:textId="77777777" w:rsidR="004C63F4" w:rsidRPr="00464945" w:rsidRDefault="004C63F4" w:rsidP="00C30D2B">
            <w:pPr>
              <w:jc w:val="center"/>
              <w:rPr>
                <w:rFonts w:ascii="Times New Roman" w:eastAsia="楷体" w:hAnsi="Times New Roman" w:cs="Times New Roman"/>
                <w:sz w:val="20"/>
              </w:rPr>
            </w:pPr>
            <w:r w:rsidRPr="00464945">
              <w:rPr>
                <w:rFonts w:ascii="Times New Roman" w:eastAsia="楷体" w:hAnsi="Times New Roman" w:cs="Times New Roman"/>
                <w:sz w:val="20"/>
              </w:rPr>
              <w:t>9</w:t>
            </w:r>
          </w:p>
        </w:tc>
        <w:tc>
          <w:tcPr>
            <w:tcW w:w="2410" w:type="dxa"/>
            <w:vAlign w:val="center"/>
          </w:tcPr>
          <w:p w14:paraId="6D1C83FD"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运行方式</w:t>
            </w:r>
          </w:p>
        </w:tc>
        <w:tc>
          <w:tcPr>
            <w:tcW w:w="2788" w:type="dxa"/>
            <w:vAlign w:val="center"/>
          </w:tcPr>
          <w:p w14:paraId="7A008408"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脉冲+调制</w:t>
            </w:r>
          </w:p>
        </w:tc>
      </w:tr>
      <w:tr w:rsidR="004C63F4" w:rsidRPr="00C0237E" w14:paraId="67363554" w14:textId="77777777" w:rsidTr="00C30D2B">
        <w:trPr>
          <w:trHeight w:val="18"/>
          <w:jc w:val="center"/>
        </w:trPr>
        <w:tc>
          <w:tcPr>
            <w:tcW w:w="846" w:type="dxa"/>
            <w:vAlign w:val="center"/>
          </w:tcPr>
          <w:p w14:paraId="31EF3732" w14:textId="77777777" w:rsidR="004C63F4" w:rsidRPr="00C711F3" w:rsidRDefault="004C63F4" w:rsidP="00C30D2B">
            <w:pPr>
              <w:jc w:val="center"/>
              <w:rPr>
                <w:rFonts w:ascii="楷体" w:eastAsia="楷体" w:hAnsi="楷体"/>
                <w:sz w:val="20"/>
              </w:rPr>
            </w:pPr>
            <w:r w:rsidRPr="00464945">
              <w:rPr>
                <w:rFonts w:ascii="Times New Roman" w:eastAsia="楷体" w:hAnsi="Times New Roman" w:cs="Times New Roman"/>
                <w:sz w:val="20"/>
              </w:rPr>
              <w:t>10</w:t>
            </w:r>
          </w:p>
        </w:tc>
        <w:tc>
          <w:tcPr>
            <w:tcW w:w="2410" w:type="dxa"/>
            <w:vAlign w:val="center"/>
          </w:tcPr>
          <w:p w14:paraId="412554BA"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脉冲宽度</w:t>
            </w:r>
          </w:p>
        </w:tc>
        <w:tc>
          <w:tcPr>
            <w:tcW w:w="2788" w:type="dxa"/>
            <w:vAlign w:val="center"/>
          </w:tcPr>
          <w:p w14:paraId="50304790" w14:textId="77777777" w:rsidR="004C63F4" w:rsidRPr="00C711F3" w:rsidRDefault="004C63F4" w:rsidP="00C30D2B">
            <w:pPr>
              <w:jc w:val="left"/>
              <w:rPr>
                <w:rFonts w:ascii="Times New Roman" w:eastAsia="楷体" w:hAnsi="Times New Roman" w:cs="Times New Roman"/>
                <w:sz w:val="20"/>
              </w:rPr>
            </w:pPr>
            <w:r w:rsidRPr="00464945">
              <w:rPr>
                <w:rFonts w:ascii="Times New Roman" w:eastAsia="楷体" w:hAnsi="Times New Roman" w:cs="Times New Roman"/>
                <w:sz w:val="20"/>
              </w:rPr>
              <w:t>5</w:t>
            </w:r>
            <w:r w:rsidRPr="00C711F3">
              <w:rPr>
                <w:rFonts w:ascii="Times New Roman" w:eastAsia="楷体" w:hAnsi="Times New Roman" w:cs="Times New Roman"/>
                <w:sz w:val="20"/>
              </w:rPr>
              <w:t>-</w:t>
            </w:r>
            <w:r w:rsidRPr="00464945">
              <w:rPr>
                <w:rFonts w:ascii="Times New Roman" w:eastAsia="楷体" w:hAnsi="Times New Roman" w:cs="Times New Roman"/>
                <w:sz w:val="20"/>
              </w:rPr>
              <w:t>1000s</w:t>
            </w:r>
          </w:p>
        </w:tc>
      </w:tr>
      <w:tr w:rsidR="004C63F4" w:rsidRPr="00C0237E" w14:paraId="42ECC0B8" w14:textId="77777777" w:rsidTr="00C30D2B">
        <w:trPr>
          <w:trHeight w:val="18"/>
          <w:jc w:val="center"/>
        </w:trPr>
        <w:tc>
          <w:tcPr>
            <w:tcW w:w="846" w:type="dxa"/>
            <w:vAlign w:val="center"/>
          </w:tcPr>
          <w:p w14:paraId="25A8C570" w14:textId="77777777" w:rsidR="004C63F4" w:rsidRPr="00C711F3" w:rsidRDefault="004C63F4" w:rsidP="00C30D2B">
            <w:pPr>
              <w:jc w:val="center"/>
              <w:rPr>
                <w:rFonts w:ascii="楷体" w:eastAsia="楷体" w:hAnsi="楷体"/>
                <w:sz w:val="20"/>
              </w:rPr>
            </w:pPr>
            <w:r w:rsidRPr="00464945">
              <w:rPr>
                <w:rFonts w:ascii="Times New Roman" w:eastAsia="楷体" w:hAnsi="Times New Roman" w:cs="Times New Roman"/>
                <w:sz w:val="20"/>
              </w:rPr>
              <w:t>11</w:t>
            </w:r>
          </w:p>
        </w:tc>
        <w:tc>
          <w:tcPr>
            <w:tcW w:w="2410" w:type="dxa"/>
            <w:vAlign w:val="center"/>
          </w:tcPr>
          <w:p w14:paraId="56AB1F12"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调制频率</w:t>
            </w:r>
          </w:p>
        </w:tc>
        <w:tc>
          <w:tcPr>
            <w:tcW w:w="2788" w:type="dxa"/>
            <w:vAlign w:val="center"/>
          </w:tcPr>
          <w:p w14:paraId="7DD3D704" w14:textId="77777777" w:rsidR="004C63F4" w:rsidRPr="00C711F3" w:rsidRDefault="004C63F4" w:rsidP="00C30D2B">
            <w:pPr>
              <w:jc w:val="left"/>
              <w:rPr>
                <w:rFonts w:ascii="Times New Roman" w:eastAsia="楷体" w:hAnsi="Times New Roman" w:cs="Times New Roman"/>
                <w:sz w:val="20"/>
              </w:rPr>
            </w:pPr>
            <w:r w:rsidRPr="00464945">
              <w:rPr>
                <w:rFonts w:ascii="Times New Roman" w:eastAsia="楷体" w:hAnsi="Times New Roman" w:cs="Times New Roman"/>
                <w:sz w:val="20"/>
              </w:rPr>
              <w:t>0</w:t>
            </w:r>
            <w:r w:rsidRPr="00C711F3">
              <w:rPr>
                <w:rFonts w:ascii="Times New Roman" w:eastAsia="楷体" w:hAnsi="Times New Roman" w:cs="Times New Roman"/>
                <w:sz w:val="20"/>
              </w:rPr>
              <w:t>-</w:t>
            </w:r>
            <w:r w:rsidRPr="00464945">
              <w:rPr>
                <w:rFonts w:ascii="Times New Roman" w:eastAsia="楷体" w:hAnsi="Times New Roman" w:cs="Times New Roman"/>
                <w:sz w:val="20"/>
              </w:rPr>
              <w:t>5kHz</w:t>
            </w:r>
          </w:p>
        </w:tc>
      </w:tr>
      <w:tr w:rsidR="004C63F4" w:rsidRPr="00C0237E" w14:paraId="546AD643" w14:textId="77777777" w:rsidTr="00C30D2B">
        <w:trPr>
          <w:trHeight w:val="18"/>
          <w:jc w:val="center"/>
        </w:trPr>
        <w:tc>
          <w:tcPr>
            <w:tcW w:w="846" w:type="dxa"/>
            <w:vAlign w:val="center"/>
          </w:tcPr>
          <w:p w14:paraId="0FAA2DE3" w14:textId="77777777" w:rsidR="004C63F4" w:rsidRPr="00C711F3" w:rsidRDefault="004C63F4" w:rsidP="00C30D2B">
            <w:pPr>
              <w:jc w:val="center"/>
              <w:rPr>
                <w:rFonts w:ascii="楷体" w:eastAsia="楷体" w:hAnsi="楷体"/>
                <w:sz w:val="20"/>
              </w:rPr>
            </w:pPr>
            <w:r w:rsidRPr="00464945">
              <w:rPr>
                <w:rFonts w:ascii="Times New Roman" w:eastAsia="楷体" w:hAnsi="Times New Roman" w:cs="Times New Roman"/>
                <w:sz w:val="20"/>
              </w:rPr>
              <w:t>12</w:t>
            </w:r>
          </w:p>
        </w:tc>
        <w:tc>
          <w:tcPr>
            <w:tcW w:w="2410" w:type="dxa"/>
            <w:vAlign w:val="center"/>
          </w:tcPr>
          <w:p w14:paraId="0EAF052E"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功率密度</w:t>
            </w:r>
          </w:p>
        </w:tc>
        <w:tc>
          <w:tcPr>
            <w:tcW w:w="2788" w:type="dxa"/>
            <w:vAlign w:val="center"/>
          </w:tcPr>
          <w:p w14:paraId="6B667386" w14:textId="77777777" w:rsidR="004C63F4" w:rsidRPr="00C711F3" w:rsidRDefault="004C63F4" w:rsidP="00C30D2B">
            <w:pPr>
              <w:jc w:val="left"/>
              <w:rPr>
                <w:rFonts w:ascii="Times New Roman" w:eastAsia="楷体" w:hAnsi="Times New Roman" w:cs="Times New Roman"/>
                <w:sz w:val="20"/>
              </w:rPr>
            </w:pPr>
            <w:r w:rsidRPr="00464945">
              <w:rPr>
                <w:rFonts w:ascii="Times New Roman" w:eastAsia="楷体" w:hAnsi="Times New Roman" w:cs="Times New Roman"/>
                <w:sz w:val="20"/>
              </w:rPr>
              <w:t>1000</w:t>
            </w:r>
            <w:r w:rsidRPr="00C711F3">
              <w:rPr>
                <w:rFonts w:ascii="Times New Roman" w:eastAsia="楷体" w:hAnsi="Times New Roman" w:cs="Times New Roman"/>
                <w:sz w:val="20"/>
              </w:rPr>
              <w:t>(</w:t>
            </w:r>
            <w:r w:rsidRPr="00464945">
              <w:rPr>
                <w:rFonts w:ascii="Times New Roman" w:eastAsia="楷体" w:hAnsi="Times New Roman" w:cs="Times New Roman"/>
                <w:sz w:val="20"/>
              </w:rPr>
              <w:t>589</w:t>
            </w:r>
            <w:r w:rsidRPr="00C711F3">
              <w:rPr>
                <w:rFonts w:ascii="Times New Roman" w:eastAsia="楷体" w:hAnsi="Times New Roman" w:cs="Times New Roman"/>
                <w:sz w:val="20"/>
              </w:rPr>
              <w:t>)</w:t>
            </w:r>
            <w:r w:rsidRPr="00464945">
              <w:rPr>
                <w:rFonts w:ascii="Times New Roman" w:eastAsia="楷体" w:hAnsi="Times New Roman" w:cs="Times New Roman"/>
                <w:sz w:val="20"/>
              </w:rPr>
              <w:t>kW</w:t>
            </w:r>
            <w:r w:rsidRPr="00C711F3">
              <w:rPr>
                <w:rFonts w:ascii="Times New Roman" w:eastAsia="楷体" w:hAnsi="Times New Roman" w:cs="Times New Roman"/>
                <w:sz w:val="20"/>
              </w:rPr>
              <w:t>/</w:t>
            </w:r>
            <w:r w:rsidRPr="00464945">
              <w:rPr>
                <w:rFonts w:ascii="Times New Roman" w:eastAsia="楷体" w:hAnsi="Times New Roman" w:cs="Times New Roman"/>
                <w:sz w:val="20"/>
              </w:rPr>
              <w:t>m</w:t>
            </w:r>
            <w:r w:rsidRPr="00464945">
              <w:rPr>
                <w:rFonts w:ascii="Times New Roman" w:eastAsia="楷体" w:hAnsi="Times New Roman" w:cs="Times New Roman"/>
                <w:sz w:val="20"/>
                <w:vertAlign w:val="superscript"/>
              </w:rPr>
              <w:t>3</w:t>
            </w:r>
          </w:p>
        </w:tc>
      </w:tr>
      <w:tr w:rsidR="004C63F4" w:rsidRPr="00C0237E" w14:paraId="362AA788" w14:textId="77777777" w:rsidTr="00C30D2B">
        <w:trPr>
          <w:trHeight w:val="18"/>
          <w:jc w:val="center"/>
        </w:trPr>
        <w:tc>
          <w:tcPr>
            <w:tcW w:w="846" w:type="dxa"/>
            <w:vAlign w:val="center"/>
          </w:tcPr>
          <w:p w14:paraId="21AAA87A" w14:textId="77777777" w:rsidR="004C63F4" w:rsidRPr="00C711F3" w:rsidRDefault="004C63F4" w:rsidP="00C30D2B">
            <w:pPr>
              <w:jc w:val="center"/>
              <w:rPr>
                <w:rFonts w:ascii="楷体" w:eastAsia="楷体" w:hAnsi="楷体"/>
                <w:sz w:val="20"/>
              </w:rPr>
            </w:pPr>
            <w:r w:rsidRPr="00464945">
              <w:rPr>
                <w:rFonts w:ascii="Times New Roman" w:eastAsia="楷体" w:hAnsi="Times New Roman" w:cs="Times New Roman"/>
                <w:sz w:val="20"/>
              </w:rPr>
              <w:t>13</w:t>
            </w:r>
          </w:p>
        </w:tc>
        <w:tc>
          <w:tcPr>
            <w:tcW w:w="2410" w:type="dxa"/>
            <w:vAlign w:val="center"/>
          </w:tcPr>
          <w:p w14:paraId="2B0E0585"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冷却方式</w:t>
            </w:r>
          </w:p>
        </w:tc>
        <w:tc>
          <w:tcPr>
            <w:tcW w:w="2788" w:type="dxa"/>
            <w:vAlign w:val="center"/>
          </w:tcPr>
          <w:p w14:paraId="53F697CE" w14:textId="77777777" w:rsidR="004C63F4" w:rsidRPr="00C711F3" w:rsidRDefault="004C63F4" w:rsidP="00C30D2B">
            <w:pPr>
              <w:jc w:val="left"/>
              <w:rPr>
                <w:rFonts w:ascii="楷体" w:eastAsia="楷体" w:hAnsi="楷体"/>
                <w:sz w:val="20"/>
              </w:rPr>
            </w:pPr>
            <w:r w:rsidRPr="00C711F3">
              <w:rPr>
                <w:rFonts w:ascii="楷体" w:eastAsia="楷体" w:hAnsi="楷体" w:hint="eastAsia"/>
                <w:sz w:val="20"/>
              </w:rPr>
              <w:t>风冷</w:t>
            </w:r>
          </w:p>
        </w:tc>
      </w:tr>
    </w:tbl>
    <w:p w14:paraId="2116EA8A" w14:textId="2B8CD730" w:rsidR="00384C69" w:rsidRDefault="00144654" w:rsidP="00384C69">
      <w:pPr>
        <w:pStyle w:val="x"/>
        <w:ind w:firstLine="420"/>
      </w:pPr>
      <w:r>
        <w:rPr>
          <w:rFonts w:hint="eastAsia"/>
        </w:rPr>
        <w:t>根据交错</w:t>
      </w:r>
      <w:r>
        <w:rPr>
          <w:rFonts w:hint="eastAsia"/>
        </w:rPr>
        <w:t>Buck</w:t>
      </w:r>
      <w:r>
        <w:rPr>
          <w:rFonts w:hint="eastAsia"/>
        </w:rPr>
        <w:t>变换器的开关频率的不同，可调模块共有两个型号，</w:t>
      </w:r>
      <w:r w:rsidR="00E33B5E">
        <w:rPr>
          <w:rFonts w:hint="eastAsia"/>
        </w:rPr>
        <w:t>型号一的</w:t>
      </w:r>
      <w:r w:rsidR="00E33B5E">
        <w:rPr>
          <w:rFonts w:hint="eastAsia"/>
        </w:rPr>
        <w:t>Buck</w:t>
      </w:r>
      <w:r w:rsidR="00E33B5E">
        <w:rPr>
          <w:rFonts w:hint="eastAsia"/>
        </w:rPr>
        <w:t>开关频率为</w:t>
      </w:r>
      <w:r w:rsidR="00E33B5E">
        <w:rPr>
          <w:rFonts w:hint="eastAsia"/>
        </w:rPr>
        <w:t>50</w:t>
      </w:r>
      <w:r w:rsidR="00E33B5E">
        <w:t>kHz</w:t>
      </w:r>
      <w:r w:rsidR="00E33B5E">
        <w:rPr>
          <w:rFonts w:hint="eastAsia"/>
        </w:rPr>
        <w:t>，</w:t>
      </w:r>
      <w:r w:rsidR="009825E3">
        <w:rPr>
          <w:rFonts w:hint="eastAsia"/>
        </w:rPr>
        <w:t>型号二为</w:t>
      </w:r>
      <w:r w:rsidR="009825E3">
        <w:rPr>
          <w:rFonts w:hint="eastAsia"/>
        </w:rPr>
        <w:t>70kHz</w:t>
      </w:r>
      <w:r w:rsidR="009825E3">
        <w:rPr>
          <w:rFonts w:hint="eastAsia"/>
        </w:rPr>
        <w:t>。由于更高的开关频率，</w:t>
      </w:r>
      <w:r w:rsidR="0012302A">
        <w:rPr>
          <w:rFonts w:hint="eastAsia"/>
        </w:rPr>
        <w:t>型号二</w:t>
      </w:r>
      <w:r w:rsidR="006F0639">
        <w:rPr>
          <w:rFonts w:hint="eastAsia"/>
        </w:rPr>
        <w:t>相对于型号一</w:t>
      </w:r>
      <w:r w:rsidR="0012302A">
        <w:rPr>
          <w:rFonts w:hint="eastAsia"/>
        </w:rPr>
        <w:t>具有</w:t>
      </w:r>
      <w:r w:rsidR="001D3937">
        <w:rPr>
          <w:rFonts w:hint="eastAsia"/>
        </w:rPr>
        <w:t>更高的功率密度。</w:t>
      </w:r>
    </w:p>
    <w:p w14:paraId="1D69E340" w14:textId="05E0EDFE" w:rsidR="004C63F4" w:rsidRDefault="001F516D" w:rsidP="001F516D">
      <w:pPr>
        <w:pStyle w:val="2"/>
      </w:pPr>
      <w:r>
        <w:rPr>
          <w:rFonts w:hint="eastAsia"/>
        </w:rPr>
        <w:t>二、模块分析</w:t>
      </w:r>
    </w:p>
    <w:p w14:paraId="023FD5BC" w14:textId="08D90C9E" w:rsidR="004C63F4" w:rsidRDefault="004C63F4" w:rsidP="003E73F9">
      <w:pPr>
        <w:pStyle w:val="3"/>
        <w:numPr>
          <w:ilvl w:val="0"/>
          <w:numId w:val="6"/>
        </w:numPr>
        <w:ind w:firstLineChars="0"/>
      </w:pPr>
      <w:r>
        <w:rPr>
          <w:rFonts w:hint="eastAsia"/>
        </w:rPr>
        <w:t>整流</w:t>
      </w:r>
      <w:r w:rsidR="0012579D">
        <w:rPr>
          <w:rFonts w:hint="eastAsia"/>
        </w:rPr>
        <w:t>滤波</w:t>
      </w:r>
      <w:r w:rsidR="0019530E">
        <w:rPr>
          <w:rFonts w:hint="eastAsia"/>
        </w:rPr>
        <w:t>电路</w:t>
      </w:r>
    </w:p>
    <w:p w14:paraId="739AD56F" w14:textId="07757BC6" w:rsidR="00721D0E" w:rsidRDefault="00C35ED6" w:rsidP="004C63F4">
      <w:pPr>
        <w:pStyle w:val="x"/>
        <w:ind w:firstLine="420"/>
      </w:pPr>
      <w:r>
        <w:rPr>
          <w:rFonts w:hint="eastAsia"/>
        </w:rPr>
        <w:t>两款</w:t>
      </w:r>
      <w:r w:rsidR="0019530E">
        <w:rPr>
          <w:rFonts w:hint="eastAsia"/>
        </w:rPr>
        <w:t>可调模块的</w:t>
      </w:r>
      <w:r w:rsidR="004C63F4">
        <w:rPr>
          <w:rFonts w:hint="eastAsia"/>
        </w:rPr>
        <w:t>整流</w:t>
      </w:r>
      <w:r w:rsidR="0019530E">
        <w:rPr>
          <w:rFonts w:hint="eastAsia"/>
        </w:rPr>
        <w:t>电路均</w:t>
      </w:r>
      <w:r w:rsidR="004C63F4">
        <w:rPr>
          <w:rFonts w:hint="eastAsia"/>
        </w:rPr>
        <w:t>采取三相全桥不控整流</w:t>
      </w:r>
      <w:r w:rsidR="0019530E">
        <w:rPr>
          <w:rFonts w:hint="eastAsia"/>
        </w:rPr>
        <w:t>方案</w:t>
      </w:r>
      <w:r w:rsidR="004C63F4">
        <w:rPr>
          <w:rFonts w:hint="eastAsia"/>
        </w:rPr>
        <w:t>，每个桥臂两只同向串联二极管，共六只二极管；</w:t>
      </w:r>
      <w:r w:rsidR="00721D0E">
        <w:rPr>
          <w:rFonts w:hint="eastAsia"/>
        </w:rPr>
        <w:t>型号一在整流后采取了</w:t>
      </w:r>
      <w:r w:rsidR="00721D0E">
        <w:rPr>
          <w:rFonts w:hint="eastAsia"/>
        </w:rPr>
        <w:t>LC</w:t>
      </w:r>
      <w:r w:rsidR="00721D0E">
        <w:rPr>
          <w:rFonts w:hint="eastAsia"/>
        </w:rPr>
        <w:t>滤波器来抑制输入电压的纹波</w:t>
      </w:r>
      <w:r w:rsidR="00D27762">
        <w:rPr>
          <w:rFonts w:hint="eastAsia"/>
        </w:rPr>
        <w:t>；</w:t>
      </w:r>
      <w:r w:rsidR="002B66E0">
        <w:rPr>
          <w:rFonts w:hint="eastAsia"/>
        </w:rPr>
        <w:t>为了减小模块体积，型号二在整流后</w:t>
      </w:r>
      <w:r w:rsidR="00D32D18">
        <w:rPr>
          <w:rFonts w:hint="eastAsia"/>
        </w:rPr>
        <w:t>仅使用了滤波电容，通过</w:t>
      </w:r>
      <w:r w:rsidR="00D32D18">
        <w:rPr>
          <w:rFonts w:hint="eastAsia"/>
        </w:rPr>
        <w:t>PFC</w:t>
      </w:r>
      <w:r w:rsidR="00D32D18">
        <w:rPr>
          <w:rFonts w:hint="eastAsia"/>
        </w:rPr>
        <w:t>控制策略来</w:t>
      </w:r>
      <w:r w:rsidR="003A60B3">
        <w:rPr>
          <w:rFonts w:hint="eastAsia"/>
        </w:rPr>
        <w:t>抑制输入电压纹波对输出电压纹波的影响。</w:t>
      </w:r>
    </w:p>
    <w:p w14:paraId="379AF42F" w14:textId="77777777" w:rsidR="008F5145" w:rsidRDefault="008F5145" w:rsidP="008F5145">
      <w:pPr>
        <w:pStyle w:val="x"/>
        <w:ind w:firstLine="420"/>
      </w:pPr>
      <w:r w:rsidRPr="00F20624">
        <w:rPr>
          <w:rFonts w:cs="宋体" w:hint="eastAsia"/>
        </w:rPr>
        <w:t>三相不控</w:t>
      </w:r>
      <w:r>
        <w:rPr>
          <w:rFonts w:cs="宋体" w:hint="eastAsia"/>
        </w:rPr>
        <w:t>全</w:t>
      </w:r>
      <w:r w:rsidRPr="00F20624">
        <w:rPr>
          <w:rFonts w:cs="宋体" w:hint="eastAsia"/>
        </w:rPr>
        <w:t>桥整流滤波电路中桥臂二极管按常规设计，</w:t>
      </w:r>
      <w:r w:rsidRPr="00F20624">
        <w:rPr>
          <w:rFonts w:hint="eastAsia"/>
        </w:rPr>
        <w:t>电网</w:t>
      </w:r>
      <w:r w:rsidRPr="00464945">
        <w:rPr>
          <w:rFonts w:cs="Times New Roman"/>
        </w:rPr>
        <w:t>600</w:t>
      </w:r>
      <w:r w:rsidRPr="00FD5006">
        <w:rPr>
          <w:rFonts w:cs="Times New Roman" w:hint="eastAsia"/>
        </w:rPr>
        <w:t>±</w:t>
      </w:r>
      <w:r w:rsidRPr="00464945">
        <w:rPr>
          <w:rFonts w:cs="Times New Roman"/>
        </w:rPr>
        <w:t>10</w:t>
      </w:r>
      <w:r w:rsidRPr="0057046A">
        <w:rPr>
          <w:rFonts w:cs="Times New Roman"/>
        </w:rPr>
        <w:t>%</w:t>
      </w:r>
      <w:r w:rsidRPr="00464945">
        <w:rPr>
          <w:rFonts w:cs="Times New Roman"/>
        </w:rPr>
        <w:t>V</w:t>
      </w:r>
      <w:r>
        <w:rPr>
          <w:rFonts w:cs="Times New Roman"/>
        </w:rPr>
        <w:t>/</w:t>
      </w:r>
      <w:r w:rsidRPr="00464945">
        <w:rPr>
          <w:rFonts w:cs="Times New Roman"/>
        </w:rPr>
        <w:t>AC</w:t>
      </w:r>
      <w:r w:rsidRPr="00F20624">
        <w:rPr>
          <w:rFonts w:hint="eastAsia"/>
        </w:rPr>
        <w:t>进线，</w:t>
      </w:r>
      <w:r w:rsidRPr="00464945">
        <w:rPr>
          <w:rFonts w:cs="Times New Roman"/>
        </w:rPr>
        <w:t>810V</w:t>
      </w:r>
      <w:r>
        <w:rPr>
          <w:rFonts w:cs="Times New Roman"/>
        </w:rPr>
        <w:t>/</w:t>
      </w:r>
      <w:r w:rsidRPr="00464945">
        <w:rPr>
          <w:rFonts w:cs="Times New Roman"/>
        </w:rPr>
        <w:t>DC</w:t>
      </w:r>
      <w:r w:rsidRPr="00F20624">
        <w:rPr>
          <w:rFonts w:hint="eastAsia"/>
        </w:rPr>
        <w:t>出线，每管电压</w:t>
      </w:r>
      <w:r>
        <w:rPr>
          <w:rFonts w:hint="eastAsia"/>
        </w:rPr>
        <w:t>承受的最大电压为</w:t>
      </w:r>
      <w:r w:rsidRPr="00F20624">
        <w:rPr>
          <w:rFonts w:hint="eastAsia"/>
        </w:rPr>
        <w:t>：</w:t>
      </w:r>
    </w:p>
    <w:p w14:paraId="4E967E0C" w14:textId="66F4ADA3" w:rsidR="008F5145" w:rsidRPr="00F20624" w:rsidRDefault="00000000" w:rsidP="008F5145">
      <w:pPr>
        <w:pStyle w:val="x"/>
        <w:ind w:firstLine="420"/>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RM</m:t>
              </m:r>
            </m:sub>
          </m:sSub>
          <m:r>
            <w:rPr>
              <w:rFonts w:ascii="Cambria Math" w:hAnsi="Cambria Math" w:hint="eastAsia"/>
            </w:rPr>
            <m:t>=</m:t>
          </m:r>
          <m:rad>
            <m:radPr>
              <m:degHide m:val="1"/>
              <m:ctrlPr>
                <w:rPr>
                  <w:rFonts w:ascii="Cambria Math" w:hAnsi="Cambria Math"/>
                  <w:i/>
                </w:rPr>
              </m:ctrlPr>
            </m:radPr>
            <m:deg/>
            <m:e>
              <m:r>
                <w:rPr>
                  <w:rFonts w:ascii="Cambria Math" w:hAnsi="Cambria Math" w:cs="Times New Roman"/>
                </w:rPr>
                <m:t>2</m:t>
              </m:r>
            </m:e>
          </m:rad>
          <m:sSub>
            <m:sSubPr>
              <m:ctrlPr>
                <w:rPr>
                  <w:rFonts w:ascii="Cambria Math" w:hAnsi="Cambria Math"/>
                  <w:i/>
                </w:rPr>
              </m:ctrlPr>
            </m:sSubPr>
            <m:e>
              <m:r>
                <w:rPr>
                  <w:rFonts w:ascii="Cambria Math" w:hAnsi="Cambria Math"/>
                </w:rPr>
                <m:t>U</m:t>
              </m:r>
            </m:e>
            <m:sub>
              <m:r>
                <w:rPr>
                  <w:rFonts w:ascii="Cambria Math" w:hAnsi="Cambria Math"/>
                </w:rPr>
                <m:t>NL</m:t>
              </m:r>
            </m:sub>
          </m:sSub>
          <m:r>
            <w:rPr>
              <w:rFonts w:ascii="Cambria Math" w:hAnsi="Cambria Math"/>
            </w:rPr>
            <m:t>=</m:t>
          </m:r>
          <m:r>
            <w:rPr>
              <w:rFonts w:ascii="Cambria Math" w:hAnsi="Cambria Math" w:cs="Times New Roman"/>
            </w:rPr>
            <m:t>848.5</m:t>
          </m:r>
          <m:r>
            <m:rPr>
              <m:sty m:val="p"/>
            </m:rPr>
            <w:rPr>
              <w:rFonts w:ascii="Cambria Math" w:hAnsi="Cambria Math" w:cs="Times New Roman"/>
            </w:rPr>
            <m:t>V</m:t>
          </m:r>
        </m:oMath>
      </m:oMathPara>
    </w:p>
    <w:p w14:paraId="7E6E7D6E" w14:textId="77777777" w:rsidR="008F5145" w:rsidRDefault="008F5145" w:rsidP="008F5145">
      <w:pPr>
        <w:pStyle w:val="x"/>
        <w:ind w:firstLine="420"/>
      </w:pPr>
      <w:r w:rsidRPr="00F20624">
        <w:rPr>
          <w:rFonts w:hint="eastAsia"/>
        </w:rPr>
        <w:t>整流桥的输出功率为</w:t>
      </w:r>
      <w:r w:rsidRPr="00464945">
        <w:rPr>
          <w:rFonts w:cs="Times New Roman"/>
        </w:rPr>
        <w:t>65kW</w:t>
      </w:r>
      <w:r w:rsidRPr="00F20624">
        <w:rPr>
          <w:rFonts w:hint="eastAsia"/>
        </w:rPr>
        <w:t>，所以其输出电流为：</w:t>
      </w:r>
    </w:p>
    <w:p w14:paraId="6FCED474" w14:textId="77777777" w:rsidR="008F5145" w:rsidRPr="00CE7B79" w:rsidRDefault="00000000" w:rsidP="008F5145">
      <w:pPr>
        <w:pStyle w:val="x"/>
        <w:ind w:firstLine="420"/>
      </w:pPr>
      <m:oMathPara>
        <m:oMath>
          <m:sSub>
            <m:sSubPr>
              <m:ctrlPr>
                <w:rPr>
                  <w:rFonts w:ascii="Cambria Math" w:hAnsi="Cambria Math"/>
                </w:rPr>
              </m:ctrlPr>
            </m:sSubPr>
            <m:e>
              <m:r>
                <w:rPr>
                  <w:rFonts w:ascii="Cambria Math" w:hAnsi="Cambria Math"/>
                </w:rPr>
                <m:t>I</m:t>
              </m:r>
            </m:e>
            <m:sub>
              <m:r>
                <w:rPr>
                  <w:rFonts w:ascii="Cambria Math" w:hAnsi="Cambria Math"/>
                </w:rPr>
                <m:t>DC</m:t>
              </m:r>
            </m:sub>
          </m:sSub>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U</m:t>
                  </m:r>
                </m:e>
                <m:sub>
                  <m:r>
                    <w:rPr>
                      <w:rFonts w:ascii="Cambria Math" w:hAnsi="Cambria Math"/>
                    </w:rPr>
                    <m:t>DC</m:t>
                  </m:r>
                </m:sub>
              </m:sSub>
            </m:den>
          </m:f>
          <m:r>
            <w:rPr>
              <w:rFonts w:ascii="Cambria Math" w:hAnsi="Cambria Math"/>
            </w:rPr>
            <m:t>=</m:t>
          </m:r>
          <m:r>
            <w:rPr>
              <w:rFonts w:ascii="Cambria Math" w:hAnsi="Cambria Math" w:cs="Times New Roman"/>
            </w:rPr>
            <m:t>76</m:t>
          </m:r>
          <m:r>
            <w:rPr>
              <w:rFonts w:ascii="Cambria Math" w:hAnsi="Cambria Math"/>
            </w:rPr>
            <m:t>.</m:t>
          </m:r>
          <m:r>
            <w:rPr>
              <w:rFonts w:ascii="Cambria Math" w:hAnsi="Cambria Math" w:cs="Times New Roman"/>
            </w:rPr>
            <m:t>6</m:t>
          </m:r>
          <m:r>
            <m:rPr>
              <m:sty m:val="p"/>
            </m:rPr>
            <w:rPr>
              <w:rFonts w:ascii="Cambria Math" w:hAnsi="Cambria Math" w:cs="Times New Roman"/>
            </w:rPr>
            <m:t>A</m:t>
          </m:r>
        </m:oMath>
      </m:oMathPara>
    </w:p>
    <w:p w14:paraId="6CB94AC4" w14:textId="77777777" w:rsidR="008F5145" w:rsidRDefault="008F5145" w:rsidP="008F5145">
      <w:pPr>
        <w:pStyle w:val="x"/>
        <w:ind w:firstLine="420"/>
      </w:pPr>
      <w:r>
        <w:rPr>
          <w:rFonts w:hint="eastAsia"/>
        </w:rPr>
        <w:t>针对以上性能参数要求，并考虑一定裕量，有如下选择：</w:t>
      </w:r>
    </w:p>
    <w:p w14:paraId="1B763F4F" w14:textId="77777777" w:rsidR="008F5145" w:rsidRDefault="008F5145" w:rsidP="008F5145">
      <w:pPr>
        <w:pStyle w:val="x"/>
        <w:ind w:firstLine="420"/>
        <w:jc w:val="center"/>
      </w:pPr>
      <w:bookmarkStart w:id="1" w:name="_Hlk114734160"/>
      <w:r>
        <w:rPr>
          <w:rFonts w:hint="eastAsia"/>
        </w:rPr>
        <w:t>表</w:t>
      </w:r>
      <w:r>
        <w:rPr>
          <w:rFonts w:cs="Times New Roman"/>
        </w:rPr>
        <w:t>2</w:t>
      </w:r>
      <w:r w:rsidRPr="006D334C">
        <w:rPr>
          <w:rFonts w:cs="Times New Roman"/>
        </w:rPr>
        <w:t>.</w:t>
      </w:r>
      <w:r>
        <w:rPr>
          <w:rFonts w:cs="Times New Roman"/>
        </w:rPr>
        <w:t>1</w:t>
      </w:r>
      <w:r>
        <w:t xml:space="preserve"> </w:t>
      </w:r>
      <w:r>
        <w:rPr>
          <w:rFonts w:hint="eastAsia"/>
        </w:rPr>
        <w:t>整流电路器件选型</w:t>
      </w:r>
    </w:p>
    <w:tbl>
      <w:tblPr>
        <w:tblStyle w:val="a7"/>
        <w:tblW w:w="0" w:type="auto"/>
        <w:jc w:val="center"/>
        <w:tblLook w:val="04A0" w:firstRow="1" w:lastRow="0" w:firstColumn="1" w:lastColumn="0" w:noHBand="0" w:noVBand="1"/>
      </w:tblPr>
      <w:tblGrid>
        <w:gridCol w:w="1438"/>
        <w:gridCol w:w="1727"/>
        <w:gridCol w:w="2644"/>
        <w:gridCol w:w="1884"/>
      </w:tblGrid>
      <w:tr w:rsidR="008F5145" w14:paraId="0AE54E8E" w14:textId="77777777" w:rsidTr="00760B12">
        <w:trPr>
          <w:trHeight w:val="406"/>
          <w:jc w:val="center"/>
        </w:trPr>
        <w:tc>
          <w:tcPr>
            <w:tcW w:w="1438" w:type="dxa"/>
            <w:vAlign w:val="center"/>
          </w:tcPr>
          <w:p w14:paraId="22678827" w14:textId="77777777" w:rsidR="008F5145" w:rsidRDefault="008F5145" w:rsidP="00760B12">
            <w:pPr>
              <w:pStyle w:val="x"/>
              <w:ind w:firstLineChars="0" w:firstLine="0"/>
              <w:jc w:val="center"/>
            </w:pPr>
            <w:bookmarkStart w:id="2" w:name="_Hlk114733046"/>
            <w:r>
              <w:rPr>
                <w:rFonts w:hint="eastAsia"/>
              </w:rPr>
              <w:t>制造商</w:t>
            </w:r>
          </w:p>
        </w:tc>
        <w:tc>
          <w:tcPr>
            <w:tcW w:w="1727" w:type="dxa"/>
            <w:vAlign w:val="center"/>
          </w:tcPr>
          <w:p w14:paraId="78DEFA76" w14:textId="77777777" w:rsidR="008F5145" w:rsidRDefault="008F5145" w:rsidP="00760B12">
            <w:pPr>
              <w:pStyle w:val="x"/>
              <w:ind w:firstLineChars="0" w:firstLine="0"/>
              <w:jc w:val="center"/>
            </w:pPr>
            <w:r>
              <w:rPr>
                <w:rFonts w:hint="eastAsia"/>
              </w:rPr>
              <w:t>器件型号</w:t>
            </w:r>
          </w:p>
        </w:tc>
        <w:tc>
          <w:tcPr>
            <w:tcW w:w="4528" w:type="dxa"/>
            <w:gridSpan w:val="2"/>
            <w:vAlign w:val="center"/>
          </w:tcPr>
          <w:p w14:paraId="1D3B66D9" w14:textId="77777777" w:rsidR="008F5145" w:rsidRDefault="008F5145" w:rsidP="00760B12">
            <w:pPr>
              <w:pStyle w:val="x"/>
              <w:ind w:firstLineChars="0" w:firstLine="0"/>
              <w:jc w:val="center"/>
            </w:pPr>
            <w:r>
              <w:rPr>
                <w:rFonts w:hint="eastAsia"/>
              </w:rPr>
              <w:t>性能参数</w:t>
            </w:r>
          </w:p>
        </w:tc>
      </w:tr>
      <w:tr w:rsidR="008F5145" w14:paraId="47E2CFDA" w14:textId="77777777" w:rsidTr="00760B12">
        <w:trPr>
          <w:trHeight w:val="89"/>
          <w:jc w:val="center"/>
        </w:trPr>
        <w:tc>
          <w:tcPr>
            <w:tcW w:w="1438" w:type="dxa"/>
            <w:vMerge w:val="restart"/>
            <w:vAlign w:val="center"/>
          </w:tcPr>
          <w:p w14:paraId="1A034826" w14:textId="77777777" w:rsidR="008F5145" w:rsidRDefault="008F5145" w:rsidP="00760B12">
            <w:pPr>
              <w:pStyle w:val="x"/>
              <w:ind w:firstLineChars="0" w:firstLine="0"/>
              <w:jc w:val="center"/>
            </w:pPr>
            <w:r>
              <w:rPr>
                <w:rFonts w:hint="eastAsia"/>
              </w:rPr>
              <w:t>株洲中车</w:t>
            </w:r>
          </w:p>
        </w:tc>
        <w:tc>
          <w:tcPr>
            <w:tcW w:w="1727" w:type="dxa"/>
            <w:vMerge w:val="restart"/>
            <w:vAlign w:val="center"/>
          </w:tcPr>
          <w:p w14:paraId="0AF393E1" w14:textId="77777777" w:rsidR="008F5145" w:rsidRDefault="008F5145" w:rsidP="00760B12">
            <w:pPr>
              <w:pStyle w:val="x"/>
              <w:ind w:firstLineChars="0" w:firstLine="0"/>
              <w:jc w:val="center"/>
            </w:pPr>
            <w:r>
              <w:rPr>
                <w:rFonts w:hint="eastAsia"/>
              </w:rPr>
              <w:t>全压接型整流管</w:t>
            </w:r>
          </w:p>
        </w:tc>
        <w:tc>
          <w:tcPr>
            <w:tcW w:w="2644" w:type="dxa"/>
            <w:vAlign w:val="center"/>
          </w:tcPr>
          <w:p w14:paraId="3D7CC973" w14:textId="77777777" w:rsidR="008F5145" w:rsidRDefault="008F5145" w:rsidP="00760B12">
            <w:pPr>
              <w:pStyle w:val="x"/>
              <w:ind w:firstLineChars="0" w:firstLine="0"/>
              <w:jc w:val="center"/>
            </w:pPr>
            <w:r>
              <w:rPr>
                <w:rFonts w:hint="eastAsia"/>
              </w:rPr>
              <w:t>反向重复峰值电压：</w:t>
            </w:r>
            <w:r>
              <w:rPr>
                <w:rFonts w:hint="eastAsia"/>
              </w:rPr>
              <w:t>(</w:t>
            </w:r>
            <w:r w:rsidRPr="00464945">
              <w:rPr>
                <w:rFonts w:cs="Times New Roman"/>
              </w:rPr>
              <w:t>V</w:t>
            </w:r>
            <w:r>
              <w:t>)</w:t>
            </w:r>
          </w:p>
        </w:tc>
        <w:tc>
          <w:tcPr>
            <w:tcW w:w="1884" w:type="dxa"/>
            <w:vAlign w:val="center"/>
          </w:tcPr>
          <w:p w14:paraId="774908C8" w14:textId="77777777" w:rsidR="008F5145" w:rsidRDefault="008F5145" w:rsidP="00760B12">
            <w:pPr>
              <w:pStyle w:val="x"/>
              <w:ind w:firstLineChars="0" w:firstLine="0"/>
              <w:jc w:val="center"/>
            </w:pPr>
            <w:r w:rsidRPr="00464945">
              <w:rPr>
                <w:rFonts w:cs="Times New Roman"/>
              </w:rPr>
              <w:t>1600</w:t>
            </w:r>
            <w:r>
              <w:t>-</w:t>
            </w:r>
            <w:r w:rsidRPr="00464945">
              <w:rPr>
                <w:rFonts w:cs="Times New Roman"/>
              </w:rPr>
              <w:t>8000</w:t>
            </w:r>
          </w:p>
        </w:tc>
      </w:tr>
      <w:tr w:rsidR="008F5145" w14:paraId="06625CEB" w14:textId="77777777" w:rsidTr="00760B12">
        <w:trPr>
          <w:trHeight w:val="89"/>
          <w:jc w:val="center"/>
        </w:trPr>
        <w:tc>
          <w:tcPr>
            <w:tcW w:w="1438" w:type="dxa"/>
            <w:vMerge/>
            <w:vAlign w:val="center"/>
          </w:tcPr>
          <w:p w14:paraId="634CA6F3" w14:textId="77777777" w:rsidR="008F5145" w:rsidRDefault="008F5145" w:rsidP="00760B12">
            <w:pPr>
              <w:pStyle w:val="x"/>
              <w:ind w:firstLineChars="0" w:firstLine="0"/>
              <w:jc w:val="center"/>
            </w:pPr>
          </w:p>
        </w:tc>
        <w:tc>
          <w:tcPr>
            <w:tcW w:w="1727" w:type="dxa"/>
            <w:vMerge/>
            <w:vAlign w:val="center"/>
          </w:tcPr>
          <w:p w14:paraId="0EADA06E" w14:textId="77777777" w:rsidR="008F5145" w:rsidRDefault="008F5145" w:rsidP="00760B12">
            <w:pPr>
              <w:pStyle w:val="x"/>
              <w:ind w:firstLineChars="0" w:firstLine="0"/>
              <w:jc w:val="center"/>
            </w:pPr>
          </w:p>
        </w:tc>
        <w:tc>
          <w:tcPr>
            <w:tcW w:w="2644" w:type="dxa"/>
            <w:vAlign w:val="center"/>
          </w:tcPr>
          <w:p w14:paraId="35F061DF" w14:textId="77777777" w:rsidR="008F5145" w:rsidRDefault="008F5145" w:rsidP="00760B12">
            <w:pPr>
              <w:pStyle w:val="x"/>
              <w:ind w:firstLineChars="0" w:firstLine="0"/>
              <w:jc w:val="center"/>
            </w:pPr>
            <w:r>
              <w:rPr>
                <w:rFonts w:hint="eastAsia"/>
              </w:rPr>
              <w:t>正向峰值电流：</w:t>
            </w:r>
            <w:r>
              <w:rPr>
                <w:rFonts w:hint="eastAsia"/>
              </w:rPr>
              <w:t>(</w:t>
            </w:r>
            <w:r w:rsidRPr="00464945">
              <w:rPr>
                <w:rFonts w:cs="Times New Roman"/>
              </w:rPr>
              <w:t>A</w:t>
            </w:r>
            <w:r>
              <w:t>)</w:t>
            </w:r>
          </w:p>
        </w:tc>
        <w:tc>
          <w:tcPr>
            <w:tcW w:w="1884" w:type="dxa"/>
            <w:vAlign w:val="center"/>
          </w:tcPr>
          <w:p w14:paraId="61E76D8B" w14:textId="77777777" w:rsidR="008F5145" w:rsidRDefault="008F5145" w:rsidP="00760B12">
            <w:pPr>
              <w:pStyle w:val="x"/>
              <w:ind w:firstLineChars="0" w:firstLine="0"/>
              <w:jc w:val="center"/>
            </w:pPr>
            <w:r w:rsidRPr="00464945">
              <w:rPr>
                <w:rFonts w:cs="Times New Roman"/>
              </w:rPr>
              <w:t>3000</w:t>
            </w:r>
            <w:r>
              <w:t>-</w:t>
            </w:r>
            <w:r w:rsidRPr="00464945">
              <w:rPr>
                <w:rFonts w:cs="Times New Roman"/>
              </w:rPr>
              <w:t>6000</w:t>
            </w:r>
          </w:p>
        </w:tc>
      </w:tr>
      <w:tr w:rsidR="008F5145" w14:paraId="383A6CAD" w14:textId="77777777" w:rsidTr="00760B12">
        <w:trPr>
          <w:trHeight w:val="89"/>
          <w:jc w:val="center"/>
        </w:trPr>
        <w:tc>
          <w:tcPr>
            <w:tcW w:w="1438" w:type="dxa"/>
            <w:vMerge/>
            <w:vAlign w:val="center"/>
          </w:tcPr>
          <w:p w14:paraId="06935AAC" w14:textId="77777777" w:rsidR="008F5145" w:rsidRDefault="008F5145" w:rsidP="00760B12">
            <w:pPr>
              <w:pStyle w:val="x"/>
              <w:ind w:firstLineChars="0" w:firstLine="0"/>
              <w:jc w:val="center"/>
            </w:pPr>
          </w:p>
        </w:tc>
        <w:tc>
          <w:tcPr>
            <w:tcW w:w="1727" w:type="dxa"/>
            <w:vMerge/>
            <w:vAlign w:val="center"/>
          </w:tcPr>
          <w:p w14:paraId="5E0A2DE8" w14:textId="77777777" w:rsidR="008F5145" w:rsidRDefault="008F5145" w:rsidP="00760B12">
            <w:pPr>
              <w:pStyle w:val="x"/>
              <w:ind w:firstLineChars="0" w:firstLine="0"/>
              <w:jc w:val="center"/>
            </w:pPr>
          </w:p>
        </w:tc>
        <w:tc>
          <w:tcPr>
            <w:tcW w:w="2644" w:type="dxa"/>
            <w:vAlign w:val="center"/>
          </w:tcPr>
          <w:p w14:paraId="47900AAD" w14:textId="77777777" w:rsidR="008F5145" w:rsidRDefault="008F5145" w:rsidP="00760B12">
            <w:pPr>
              <w:pStyle w:val="x"/>
              <w:ind w:firstLineChars="0" w:firstLine="0"/>
              <w:jc w:val="center"/>
            </w:pPr>
            <w:r>
              <w:rPr>
                <w:rFonts w:hint="eastAsia"/>
              </w:rPr>
              <w:t>运行节温：</w:t>
            </w:r>
            <w:r>
              <w:rPr>
                <w:rFonts w:hint="eastAsia"/>
              </w:rPr>
              <w:t>(</w:t>
            </w:r>
            <w:r>
              <w:rPr>
                <w:rFonts w:hint="eastAsia"/>
              </w:rPr>
              <w:t>℃</w:t>
            </w:r>
            <w:r>
              <w:t>)</w:t>
            </w:r>
          </w:p>
        </w:tc>
        <w:tc>
          <w:tcPr>
            <w:tcW w:w="1884" w:type="dxa"/>
            <w:vAlign w:val="center"/>
          </w:tcPr>
          <w:p w14:paraId="7BF6702D" w14:textId="77777777" w:rsidR="008F5145" w:rsidRDefault="008F5145" w:rsidP="00760B12">
            <w:pPr>
              <w:pStyle w:val="x"/>
              <w:ind w:firstLineChars="0" w:firstLine="0"/>
              <w:jc w:val="center"/>
            </w:pPr>
            <w:r w:rsidRPr="00464945">
              <w:rPr>
                <w:rFonts w:cs="Times New Roman"/>
              </w:rPr>
              <w:t>150</w:t>
            </w:r>
            <w:r>
              <w:t>-</w:t>
            </w:r>
            <w:r w:rsidRPr="00464945">
              <w:rPr>
                <w:rFonts w:cs="Times New Roman"/>
              </w:rPr>
              <w:t>175</w:t>
            </w:r>
          </w:p>
        </w:tc>
      </w:tr>
      <w:tr w:rsidR="008F5145" w14:paraId="40BEFF9E" w14:textId="77777777" w:rsidTr="00760B12">
        <w:trPr>
          <w:trHeight w:val="89"/>
          <w:jc w:val="center"/>
        </w:trPr>
        <w:tc>
          <w:tcPr>
            <w:tcW w:w="1438" w:type="dxa"/>
            <w:vMerge/>
            <w:vAlign w:val="center"/>
          </w:tcPr>
          <w:p w14:paraId="34680C47" w14:textId="77777777" w:rsidR="008F5145" w:rsidRDefault="008F5145" w:rsidP="00760B12">
            <w:pPr>
              <w:pStyle w:val="x"/>
              <w:ind w:firstLineChars="0" w:firstLine="0"/>
              <w:jc w:val="center"/>
            </w:pPr>
          </w:p>
        </w:tc>
        <w:tc>
          <w:tcPr>
            <w:tcW w:w="1727" w:type="dxa"/>
            <w:vMerge w:val="restart"/>
            <w:vAlign w:val="center"/>
          </w:tcPr>
          <w:p w14:paraId="16ABDB0F" w14:textId="77777777" w:rsidR="008F5145" w:rsidRDefault="008F5145" w:rsidP="00760B12">
            <w:pPr>
              <w:pStyle w:val="x"/>
              <w:ind w:firstLineChars="0" w:firstLine="0"/>
              <w:jc w:val="center"/>
            </w:pPr>
            <w:r>
              <w:rPr>
                <w:rFonts w:hint="eastAsia"/>
              </w:rPr>
              <w:t>烧结型整流管</w:t>
            </w:r>
          </w:p>
        </w:tc>
        <w:tc>
          <w:tcPr>
            <w:tcW w:w="2644" w:type="dxa"/>
            <w:vAlign w:val="center"/>
          </w:tcPr>
          <w:p w14:paraId="59FF8B11" w14:textId="77777777" w:rsidR="008F5145" w:rsidRDefault="008F5145" w:rsidP="00760B12">
            <w:pPr>
              <w:pStyle w:val="x"/>
              <w:ind w:firstLineChars="0" w:firstLine="0"/>
              <w:jc w:val="center"/>
            </w:pPr>
            <w:r>
              <w:rPr>
                <w:rFonts w:hint="eastAsia"/>
              </w:rPr>
              <w:t>反向重复峰值电压：</w:t>
            </w:r>
            <w:r>
              <w:rPr>
                <w:rFonts w:hint="eastAsia"/>
              </w:rPr>
              <w:t>(</w:t>
            </w:r>
            <w:r w:rsidRPr="00464945">
              <w:rPr>
                <w:rFonts w:cs="Times New Roman"/>
              </w:rPr>
              <w:t>V</w:t>
            </w:r>
            <w:r>
              <w:t>)</w:t>
            </w:r>
          </w:p>
        </w:tc>
        <w:tc>
          <w:tcPr>
            <w:tcW w:w="1884" w:type="dxa"/>
            <w:vAlign w:val="center"/>
          </w:tcPr>
          <w:p w14:paraId="3B86E2FE" w14:textId="77777777" w:rsidR="008F5145" w:rsidRPr="003537C6" w:rsidRDefault="008F5145" w:rsidP="00760B12">
            <w:pPr>
              <w:pStyle w:val="x"/>
              <w:ind w:firstLine="420"/>
            </w:pPr>
            <w:r w:rsidRPr="00464945">
              <w:rPr>
                <w:rFonts w:cs="Times New Roman"/>
              </w:rPr>
              <w:t>1600</w:t>
            </w:r>
            <w:r w:rsidRPr="003537C6">
              <w:rPr>
                <w:rFonts w:hint="eastAsia"/>
              </w:rPr>
              <w:t>-</w:t>
            </w:r>
            <w:r w:rsidRPr="00464945">
              <w:rPr>
                <w:rFonts w:cs="Times New Roman"/>
              </w:rPr>
              <w:t>8000</w:t>
            </w:r>
          </w:p>
        </w:tc>
      </w:tr>
      <w:tr w:rsidR="008F5145" w14:paraId="343FAB3A" w14:textId="77777777" w:rsidTr="00760B12">
        <w:trPr>
          <w:trHeight w:val="89"/>
          <w:jc w:val="center"/>
        </w:trPr>
        <w:tc>
          <w:tcPr>
            <w:tcW w:w="1438" w:type="dxa"/>
            <w:vMerge/>
            <w:vAlign w:val="center"/>
          </w:tcPr>
          <w:p w14:paraId="7A6125F7" w14:textId="77777777" w:rsidR="008F5145" w:rsidRDefault="008F5145" w:rsidP="00760B12">
            <w:pPr>
              <w:pStyle w:val="x"/>
              <w:ind w:firstLineChars="0" w:firstLine="0"/>
              <w:jc w:val="center"/>
            </w:pPr>
          </w:p>
        </w:tc>
        <w:tc>
          <w:tcPr>
            <w:tcW w:w="1727" w:type="dxa"/>
            <w:vMerge/>
            <w:vAlign w:val="center"/>
          </w:tcPr>
          <w:p w14:paraId="7BFA5F33" w14:textId="77777777" w:rsidR="008F5145" w:rsidRDefault="008F5145" w:rsidP="00760B12">
            <w:pPr>
              <w:pStyle w:val="x"/>
              <w:ind w:firstLineChars="0" w:firstLine="0"/>
              <w:jc w:val="center"/>
            </w:pPr>
          </w:p>
        </w:tc>
        <w:tc>
          <w:tcPr>
            <w:tcW w:w="2644" w:type="dxa"/>
            <w:vAlign w:val="center"/>
          </w:tcPr>
          <w:p w14:paraId="4F232C13" w14:textId="77777777" w:rsidR="008F5145" w:rsidRDefault="008F5145" w:rsidP="00760B12">
            <w:pPr>
              <w:pStyle w:val="x"/>
              <w:ind w:firstLineChars="0" w:firstLine="0"/>
              <w:jc w:val="center"/>
            </w:pPr>
            <w:r>
              <w:rPr>
                <w:rFonts w:hint="eastAsia"/>
              </w:rPr>
              <w:t>正向峰值电流：</w:t>
            </w:r>
            <w:r>
              <w:rPr>
                <w:rFonts w:hint="eastAsia"/>
              </w:rPr>
              <w:t>(</w:t>
            </w:r>
            <w:r w:rsidRPr="00464945">
              <w:rPr>
                <w:rFonts w:cs="Times New Roman"/>
              </w:rPr>
              <w:t>A</w:t>
            </w:r>
            <w:r>
              <w:t>)</w:t>
            </w:r>
          </w:p>
        </w:tc>
        <w:tc>
          <w:tcPr>
            <w:tcW w:w="1884" w:type="dxa"/>
            <w:vAlign w:val="center"/>
          </w:tcPr>
          <w:p w14:paraId="135EBB2F" w14:textId="77777777" w:rsidR="008F5145" w:rsidRPr="003537C6" w:rsidRDefault="008F5145" w:rsidP="00760B12">
            <w:pPr>
              <w:pStyle w:val="x"/>
              <w:ind w:firstLine="420"/>
            </w:pPr>
            <w:r w:rsidRPr="00464945">
              <w:rPr>
                <w:rFonts w:cs="Times New Roman"/>
              </w:rPr>
              <w:t>3000</w:t>
            </w:r>
            <w:r w:rsidRPr="003537C6">
              <w:rPr>
                <w:rFonts w:hint="eastAsia"/>
              </w:rPr>
              <w:t>-</w:t>
            </w:r>
            <w:r w:rsidRPr="00464945">
              <w:rPr>
                <w:rFonts w:cs="Times New Roman"/>
              </w:rPr>
              <w:t>6000</w:t>
            </w:r>
          </w:p>
        </w:tc>
      </w:tr>
      <w:tr w:rsidR="008F5145" w14:paraId="7E371270" w14:textId="77777777" w:rsidTr="00760B12">
        <w:trPr>
          <w:trHeight w:val="89"/>
          <w:jc w:val="center"/>
        </w:trPr>
        <w:tc>
          <w:tcPr>
            <w:tcW w:w="1438" w:type="dxa"/>
            <w:vMerge/>
            <w:vAlign w:val="center"/>
          </w:tcPr>
          <w:p w14:paraId="0998AFE8" w14:textId="77777777" w:rsidR="008F5145" w:rsidRDefault="008F5145" w:rsidP="00760B12">
            <w:pPr>
              <w:pStyle w:val="x"/>
              <w:ind w:firstLineChars="0" w:firstLine="0"/>
              <w:jc w:val="center"/>
            </w:pPr>
          </w:p>
        </w:tc>
        <w:tc>
          <w:tcPr>
            <w:tcW w:w="1727" w:type="dxa"/>
            <w:vMerge/>
            <w:vAlign w:val="center"/>
          </w:tcPr>
          <w:p w14:paraId="41A116F8" w14:textId="77777777" w:rsidR="008F5145" w:rsidRDefault="008F5145" w:rsidP="00760B12">
            <w:pPr>
              <w:pStyle w:val="x"/>
              <w:ind w:firstLineChars="0" w:firstLine="0"/>
              <w:jc w:val="center"/>
            </w:pPr>
          </w:p>
        </w:tc>
        <w:tc>
          <w:tcPr>
            <w:tcW w:w="2644" w:type="dxa"/>
            <w:vAlign w:val="center"/>
          </w:tcPr>
          <w:p w14:paraId="5BFB1111" w14:textId="77777777" w:rsidR="008F5145" w:rsidRDefault="008F5145" w:rsidP="00760B12">
            <w:pPr>
              <w:pStyle w:val="x"/>
              <w:ind w:firstLineChars="0" w:firstLine="0"/>
              <w:jc w:val="center"/>
            </w:pPr>
            <w:r>
              <w:rPr>
                <w:rFonts w:hint="eastAsia"/>
              </w:rPr>
              <w:t>运行节温：</w:t>
            </w:r>
            <w:r>
              <w:rPr>
                <w:rFonts w:hint="eastAsia"/>
              </w:rPr>
              <w:t>(</w:t>
            </w:r>
            <w:r>
              <w:rPr>
                <w:rFonts w:hint="eastAsia"/>
              </w:rPr>
              <w:t>℃</w:t>
            </w:r>
            <w:r>
              <w:t>)</w:t>
            </w:r>
          </w:p>
        </w:tc>
        <w:tc>
          <w:tcPr>
            <w:tcW w:w="1884" w:type="dxa"/>
            <w:vAlign w:val="center"/>
          </w:tcPr>
          <w:p w14:paraId="49CAA55F" w14:textId="77777777" w:rsidR="008F5145" w:rsidRPr="003537C6" w:rsidRDefault="008F5145" w:rsidP="00760B12">
            <w:pPr>
              <w:pStyle w:val="x"/>
              <w:ind w:firstLineChars="0" w:firstLine="0"/>
              <w:jc w:val="center"/>
            </w:pPr>
            <w:r w:rsidRPr="00464945">
              <w:rPr>
                <w:rFonts w:cs="Times New Roman"/>
              </w:rPr>
              <w:t>150</w:t>
            </w:r>
            <w:r w:rsidRPr="003537C6">
              <w:rPr>
                <w:rFonts w:hint="eastAsia"/>
              </w:rPr>
              <w:t>-</w:t>
            </w:r>
            <w:r w:rsidRPr="00464945">
              <w:rPr>
                <w:rFonts w:cs="Times New Roman"/>
              </w:rPr>
              <w:t>190</w:t>
            </w:r>
          </w:p>
        </w:tc>
      </w:tr>
      <w:tr w:rsidR="008F5145" w14:paraId="5A9729F5" w14:textId="77777777" w:rsidTr="00760B12">
        <w:trPr>
          <w:trHeight w:val="89"/>
          <w:jc w:val="center"/>
        </w:trPr>
        <w:tc>
          <w:tcPr>
            <w:tcW w:w="1438" w:type="dxa"/>
            <w:vMerge w:val="restart"/>
            <w:vAlign w:val="center"/>
          </w:tcPr>
          <w:p w14:paraId="21CB463B" w14:textId="77777777" w:rsidR="008F5145" w:rsidRDefault="008F5145" w:rsidP="00760B12">
            <w:pPr>
              <w:pStyle w:val="x"/>
              <w:ind w:firstLineChars="0" w:firstLine="0"/>
              <w:jc w:val="center"/>
            </w:pPr>
            <w:r w:rsidRPr="00464945">
              <w:rPr>
                <w:rFonts w:cs="Times New Roman"/>
              </w:rPr>
              <w:t>SEMIKRON</w:t>
            </w:r>
          </w:p>
        </w:tc>
        <w:tc>
          <w:tcPr>
            <w:tcW w:w="1727" w:type="dxa"/>
            <w:vMerge w:val="restart"/>
            <w:vAlign w:val="center"/>
          </w:tcPr>
          <w:p w14:paraId="0E51FC82" w14:textId="77777777" w:rsidR="008F5145" w:rsidRDefault="008F5145" w:rsidP="00760B12">
            <w:pPr>
              <w:pStyle w:val="x"/>
              <w:ind w:firstLineChars="0" w:firstLine="0"/>
              <w:jc w:val="center"/>
            </w:pPr>
            <w:r w:rsidRPr="00464945">
              <w:rPr>
                <w:rFonts w:cs="Times New Roman"/>
              </w:rPr>
              <w:t>SKD</w:t>
            </w:r>
            <w:r>
              <w:t xml:space="preserve"> </w:t>
            </w:r>
            <w:r w:rsidRPr="00464945">
              <w:rPr>
                <w:rFonts w:cs="Times New Roman"/>
              </w:rPr>
              <w:t>210</w:t>
            </w:r>
          </w:p>
        </w:tc>
        <w:tc>
          <w:tcPr>
            <w:tcW w:w="2644" w:type="dxa"/>
            <w:vAlign w:val="center"/>
          </w:tcPr>
          <w:p w14:paraId="7A50CE1B" w14:textId="77777777" w:rsidR="008F5145" w:rsidRDefault="008F5145" w:rsidP="00760B12">
            <w:pPr>
              <w:pStyle w:val="x"/>
              <w:ind w:firstLineChars="0" w:firstLine="0"/>
              <w:jc w:val="center"/>
            </w:pPr>
            <w:r>
              <w:rPr>
                <w:rFonts w:hint="eastAsia"/>
              </w:rPr>
              <w:t>反向重复峰值电压：</w:t>
            </w:r>
            <w:r>
              <w:rPr>
                <w:rFonts w:hint="eastAsia"/>
              </w:rPr>
              <w:t>(</w:t>
            </w:r>
            <w:r w:rsidRPr="00464945">
              <w:rPr>
                <w:rFonts w:cs="Times New Roman"/>
              </w:rPr>
              <w:t>V</w:t>
            </w:r>
            <w:r>
              <w:t>)</w:t>
            </w:r>
          </w:p>
        </w:tc>
        <w:tc>
          <w:tcPr>
            <w:tcW w:w="1884" w:type="dxa"/>
            <w:vAlign w:val="center"/>
          </w:tcPr>
          <w:p w14:paraId="08FFDB92" w14:textId="77777777" w:rsidR="008F5145" w:rsidRPr="00AD0B31" w:rsidRDefault="008F5145" w:rsidP="00760B12">
            <w:pPr>
              <w:pStyle w:val="x"/>
              <w:ind w:firstLine="420"/>
            </w:pPr>
            <w:r w:rsidRPr="00464945">
              <w:rPr>
                <w:rFonts w:cs="Times New Roman"/>
              </w:rPr>
              <w:t>900</w:t>
            </w:r>
            <w:r w:rsidRPr="00AD0B31">
              <w:t>-</w:t>
            </w:r>
            <w:r w:rsidRPr="00464945">
              <w:rPr>
                <w:rFonts w:cs="Times New Roman"/>
              </w:rPr>
              <w:t>1800</w:t>
            </w:r>
          </w:p>
        </w:tc>
      </w:tr>
      <w:tr w:rsidR="008F5145" w14:paraId="21B5AA0E" w14:textId="77777777" w:rsidTr="00760B12">
        <w:trPr>
          <w:trHeight w:val="89"/>
          <w:jc w:val="center"/>
        </w:trPr>
        <w:tc>
          <w:tcPr>
            <w:tcW w:w="1438" w:type="dxa"/>
            <w:vMerge/>
            <w:vAlign w:val="center"/>
          </w:tcPr>
          <w:p w14:paraId="74318580" w14:textId="77777777" w:rsidR="008F5145" w:rsidRDefault="008F5145" w:rsidP="00760B12">
            <w:pPr>
              <w:pStyle w:val="x"/>
              <w:ind w:firstLine="420"/>
              <w:jc w:val="center"/>
            </w:pPr>
          </w:p>
        </w:tc>
        <w:tc>
          <w:tcPr>
            <w:tcW w:w="1727" w:type="dxa"/>
            <w:vMerge/>
            <w:vAlign w:val="center"/>
          </w:tcPr>
          <w:p w14:paraId="2ADB761D" w14:textId="77777777" w:rsidR="008F5145" w:rsidRDefault="008F5145" w:rsidP="00760B12">
            <w:pPr>
              <w:pStyle w:val="x"/>
              <w:ind w:firstLineChars="0" w:firstLine="0"/>
              <w:jc w:val="center"/>
            </w:pPr>
          </w:p>
        </w:tc>
        <w:tc>
          <w:tcPr>
            <w:tcW w:w="2644" w:type="dxa"/>
            <w:vAlign w:val="center"/>
          </w:tcPr>
          <w:p w14:paraId="404EFEB1" w14:textId="77777777" w:rsidR="008F5145" w:rsidRDefault="008F5145" w:rsidP="00760B12">
            <w:pPr>
              <w:pStyle w:val="x"/>
              <w:ind w:firstLineChars="0" w:firstLine="0"/>
              <w:jc w:val="center"/>
            </w:pPr>
            <w:r>
              <w:rPr>
                <w:rFonts w:hint="eastAsia"/>
              </w:rPr>
              <w:t>正向峰值电流：</w:t>
            </w:r>
            <w:r>
              <w:rPr>
                <w:rFonts w:hint="eastAsia"/>
              </w:rPr>
              <w:t>(</w:t>
            </w:r>
            <w:r w:rsidRPr="00464945">
              <w:rPr>
                <w:rFonts w:cs="Times New Roman"/>
              </w:rPr>
              <w:t>A</w:t>
            </w:r>
            <w:r>
              <w:t>)</w:t>
            </w:r>
          </w:p>
        </w:tc>
        <w:tc>
          <w:tcPr>
            <w:tcW w:w="1884" w:type="dxa"/>
            <w:vAlign w:val="center"/>
          </w:tcPr>
          <w:p w14:paraId="318DA312" w14:textId="77777777" w:rsidR="008F5145" w:rsidRPr="00AD0B31" w:rsidRDefault="008F5145" w:rsidP="00760B12">
            <w:pPr>
              <w:pStyle w:val="x"/>
              <w:ind w:firstLineChars="0" w:firstLine="0"/>
              <w:jc w:val="center"/>
            </w:pPr>
            <w:r w:rsidRPr="00464945">
              <w:rPr>
                <w:rFonts w:cs="Times New Roman"/>
              </w:rPr>
              <w:t>1600</w:t>
            </w:r>
          </w:p>
        </w:tc>
      </w:tr>
      <w:tr w:rsidR="008F5145" w14:paraId="6406BB6D" w14:textId="77777777" w:rsidTr="00760B12">
        <w:trPr>
          <w:trHeight w:val="89"/>
          <w:jc w:val="center"/>
        </w:trPr>
        <w:tc>
          <w:tcPr>
            <w:tcW w:w="1438" w:type="dxa"/>
            <w:vMerge/>
            <w:vAlign w:val="center"/>
          </w:tcPr>
          <w:p w14:paraId="51499D9F" w14:textId="77777777" w:rsidR="008F5145" w:rsidRDefault="008F5145" w:rsidP="00760B12">
            <w:pPr>
              <w:pStyle w:val="x"/>
              <w:ind w:firstLine="420"/>
              <w:jc w:val="center"/>
            </w:pPr>
          </w:p>
        </w:tc>
        <w:tc>
          <w:tcPr>
            <w:tcW w:w="1727" w:type="dxa"/>
            <w:vMerge/>
            <w:vAlign w:val="center"/>
          </w:tcPr>
          <w:p w14:paraId="1030C1FE" w14:textId="77777777" w:rsidR="008F5145" w:rsidRDefault="008F5145" w:rsidP="00760B12">
            <w:pPr>
              <w:pStyle w:val="x"/>
              <w:ind w:firstLineChars="0" w:firstLine="0"/>
              <w:jc w:val="center"/>
            </w:pPr>
          </w:p>
        </w:tc>
        <w:tc>
          <w:tcPr>
            <w:tcW w:w="2644" w:type="dxa"/>
            <w:vAlign w:val="center"/>
          </w:tcPr>
          <w:p w14:paraId="398EEFF6" w14:textId="77777777" w:rsidR="008F5145" w:rsidRDefault="008F5145" w:rsidP="00760B12">
            <w:pPr>
              <w:pStyle w:val="x"/>
              <w:ind w:firstLineChars="0" w:firstLine="0"/>
              <w:jc w:val="center"/>
            </w:pPr>
            <w:r>
              <w:rPr>
                <w:rFonts w:hint="eastAsia"/>
              </w:rPr>
              <w:t>连续导通最大电流：</w:t>
            </w:r>
            <w:r>
              <w:rPr>
                <w:rFonts w:hint="eastAsia"/>
              </w:rPr>
              <w:t>(</w:t>
            </w:r>
            <w:r w:rsidRPr="00464945">
              <w:rPr>
                <w:rFonts w:cs="Times New Roman"/>
              </w:rPr>
              <w:t>A</w:t>
            </w:r>
            <w:r>
              <w:t>)</w:t>
            </w:r>
          </w:p>
        </w:tc>
        <w:tc>
          <w:tcPr>
            <w:tcW w:w="1884" w:type="dxa"/>
            <w:vAlign w:val="center"/>
          </w:tcPr>
          <w:p w14:paraId="3B987D2B" w14:textId="77777777" w:rsidR="008F5145" w:rsidRPr="003537C6" w:rsidRDefault="008F5145" w:rsidP="00760B12">
            <w:pPr>
              <w:pStyle w:val="x"/>
              <w:ind w:firstLineChars="0" w:firstLine="0"/>
              <w:jc w:val="center"/>
            </w:pPr>
            <w:r w:rsidRPr="00464945">
              <w:rPr>
                <w:rFonts w:cs="Times New Roman"/>
              </w:rPr>
              <w:t>207</w:t>
            </w:r>
          </w:p>
        </w:tc>
      </w:tr>
      <w:tr w:rsidR="008F5145" w14:paraId="2BFED07B" w14:textId="77777777" w:rsidTr="00760B12">
        <w:trPr>
          <w:trHeight w:val="89"/>
          <w:jc w:val="center"/>
        </w:trPr>
        <w:tc>
          <w:tcPr>
            <w:tcW w:w="1438" w:type="dxa"/>
            <w:vMerge/>
            <w:vAlign w:val="center"/>
          </w:tcPr>
          <w:p w14:paraId="71513882" w14:textId="77777777" w:rsidR="008F5145" w:rsidRDefault="008F5145" w:rsidP="00760B12">
            <w:pPr>
              <w:pStyle w:val="x"/>
              <w:ind w:firstLineChars="0" w:firstLine="0"/>
              <w:jc w:val="center"/>
            </w:pPr>
          </w:p>
        </w:tc>
        <w:tc>
          <w:tcPr>
            <w:tcW w:w="1727" w:type="dxa"/>
            <w:vMerge w:val="restart"/>
            <w:vAlign w:val="center"/>
          </w:tcPr>
          <w:p w14:paraId="53F1D35A" w14:textId="77777777" w:rsidR="008F5145" w:rsidRDefault="008F5145" w:rsidP="00760B12">
            <w:pPr>
              <w:pStyle w:val="x"/>
              <w:ind w:firstLineChars="0" w:firstLine="0"/>
              <w:jc w:val="center"/>
            </w:pPr>
            <w:r w:rsidRPr="00464945">
              <w:rPr>
                <w:rFonts w:cs="Times New Roman"/>
              </w:rPr>
              <w:t>SKD</w:t>
            </w:r>
            <w:r>
              <w:t xml:space="preserve"> </w:t>
            </w:r>
            <w:r w:rsidRPr="00464945">
              <w:rPr>
                <w:rFonts w:cs="Times New Roman"/>
              </w:rPr>
              <w:t>145</w:t>
            </w:r>
          </w:p>
        </w:tc>
        <w:tc>
          <w:tcPr>
            <w:tcW w:w="2644" w:type="dxa"/>
            <w:vAlign w:val="center"/>
          </w:tcPr>
          <w:p w14:paraId="7F4614E9" w14:textId="77777777" w:rsidR="008F5145" w:rsidRDefault="008F5145" w:rsidP="00760B12">
            <w:pPr>
              <w:pStyle w:val="x"/>
              <w:ind w:firstLineChars="0" w:firstLine="0"/>
              <w:jc w:val="center"/>
            </w:pPr>
            <w:r>
              <w:rPr>
                <w:rFonts w:hint="eastAsia"/>
              </w:rPr>
              <w:t>反向重复峰值电压：</w:t>
            </w:r>
            <w:r>
              <w:rPr>
                <w:rFonts w:hint="eastAsia"/>
              </w:rPr>
              <w:t>(</w:t>
            </w:r>
            <w:r w:rsidRPr="00464945">
              <w:rPr>
                <w:rFonts w:cs="Times New Roman"/>
              </w:rPr>
              <w:t>V</w:t>
            </w:r>
            <w:r>
              <w:t>)</w:t>
            </w:r>
          </w:p>
        </w:tc>
        <w:tc>
          <w:tcPr>
            <w:tcW w:w="1884" w:type="dxa"/>
            <w:vAlign w:val="center"/>
          </w:tcPr>
          <w:p w14:paraId="3E9D1A18" w14:textId="77777777" w:rsidR="008F5145" w:rsidRPr="003537C6" w:rsidRDefault="008F5145" w:rsidP="00760B12">
            <w:pPr>
              <w:pStyle w:val="x"/>
              <w:ind w:firstLineChars="0" w:firstLine="0"/>
              <w:jc w:val="center"/>
            </w:pPr>
            <w:r w:rsidRPr="00464945">
              <w:rPr>
                <w:rFonts w:cs="Times New Roman"/>
              </w:rPr>
              <w:t>1200</w:t>
            </w:r>
            <w:r>
              <w:t>-</w:t>
            </w:r>
            <w:r w:rsidRPr="00464945">
              <w:rPr>
                <w:rFonts w:cs="Times New Roman"/>
              </w:rPr>
              <w:t>1800</w:t>
            </w:r>
          </w:p>
        </w:tc>
      </w:tr>
      <w:tr w:rsidR="008F5145" w14:paraId="2552868B" w14:textId="77777777" w:rsidTr="00760B12">
        <w:trPr>
          <w:trHeight w:val="89"/>
          <w:jc w:val="center"/>
        </w:trPr>
        <w:tc>
          <w:tcPr>
            <w:tcW w:w="1438" w:type="dxa"/>
            <w:vMerge/>
            <w:vAlign w:val="center"/>
          </w:tcPr>
          <w:p w14:paraId="6990B647" w14:textId="77777777" w:rsidR="008F5145" w:rsidRDefault="008F5145" w:rsidP="00760B12">
            <w:pPr>
              <w:pStyle w:val="x"/>
              <w:ind w:firstLineChars="0" w:firstLine="0"/>
              <w:jc w:val="center"/>
            </w:pPr>
          </w:p>
        </w:tc>
        <w:tc>
          <w:tcPr>
            <w:tcW w:w="1727" w:type="dxa"/>
            <w:vMerge/>
            <w:vAlign w:val="center"/>
          </w:tcPr>
          <w:p w14:paraId="6FADB973" w14:textId="77777777" w:rsidR="008F5145" w:rsidRDefault="008F5145" w:rsidP="00760B12">
            <w:pPr>
              <w:pStyle w:val="x"/>
              <w:ind w:firstLineChars="0" w:firstLine="0"/>
              <w:jc w:val="center"/>
            </w:pPr>
          </w:p>
        </w:tc>
        <w:tc>
          <w:tcPr>
            <w:tcW w:w="2644" w:type="dxa"/>
            <w:vAlign w:val="center"/>
          </w:tcPr>
          <w:p w14:paraId="76B0740C" w14:textId="77777777" w:rsidR="008F5145" w:rsidRDefault="008F5145" w:rsidP="00760B12">
            <w:pPr>
              <w:pStyle w:val="x"/>
              <w:ind w:firstLineChars="0" w:firstLine="0"/>
              <w:jc w:val="center"/>
            </w:pPr>
            <w:r>
              <w:rPr>
                <w:rFonts w:hint="eastAsia"/>
              </w:rPr>
              <w:t>正向峰值电流：</w:t>
            </w:r>
            <w:r>
              <w:rPr>
                <w:rFonts w:hint="eastAsia"/>
              </w:rPr>
              <w:t>(</w:t>
            </w:r>
            <w:r w:rsidRPr="00464945">
              <w:rPr>
                <w:rFonts w:cs="Times New Roman"/>
              </w:rPr>
              <w:t>A</w:t>
            </w:r>
            <w:r>
              <w:t>)</w:t>
            </w:r>
          </w:p>
        </w:tc>
        <w:tc>
          <w:tcPr>
            <w:tcW w:w="1884" w:type="dxa"/>
            <w:vAlign w:val="center"/>
          </w:tcPr>
          <w:p w14:paraId="6A60F98D" w14:textId="77777777" w:rsidR="008F5145" w:rsidRPr="003537C6" w:rsidRDefault="008F5145" w:rsidP="00760B12">
            <w:pPr>
              <w:pStyle w:val="x"/>
              <w:ind w:firstLineChars="0" w:firstLine="0"/>
              <w:jc w:val="center"/>
            </w:pPr>
            <w:r w:rsidRPr="00464945">
              <w:rPr>
                <w:rFonts w:cs="Times New Roman"/>
              </w:rPr>
              <w:t>1700</w:t>
            </w:r>
          </w:p>
        </w:tc>
      </w:tr>
      <w:tr w:rsidR="008F5145" w14:paraId="07AFDBD4" w14:textId="77777777" w:rsidTr="00760B12">
        <w:trPr>
          <w:trHeight w:val="89"/>
          <w:jc w:val="center"/>
        </w:trPr>
        <w:tc>
          <w:tcPr>
            <w:tcW w:w="1438" w:type="dxa"/>
            <w:vMerge/>
            <w:vAlign w:val="center"/>
          </w:tcPr>
          <w:p w14:paraId="6A0040AF" w14:textId="77777777" w:rsidR="008F5145" w:rsidRDefault="008F5145" w:rsidP="00760B12">
            <w:pPr>
              <w:pStyle w:val="x"/>
              <w:ind w:firstLineChars="0" w:firstLine="0"/>
              <w:jc w:val="center"/>
            </w:pPr>
          </w:p>
        </w:tc>
        <w:tc>
          <w:tcPr>
            <w:tcW w:w="1727" w:type="dxa"/>
            <w:vMerge/>
            <w:vAlign w:val="center"/>
          </w:tcPr>
          <w:p w14:paraId="26BE70A3" w14:textId="77777777" w:rsidR="008F5145" w:rsidRDefault="008F5145" w:rsidP="00760B12">
            <w:pPr>
              <w:pStyle w:val="x"/>
              <w:ind w:firstLineChars="0" w:firstLine="0"/>
              <w:jc w:val="center"/>
            </w:pPr>
          </w:p>
        </w:tc>
        <w:tc>
          <w:tcPr>
            <w:tcW w:w="2644" w:type="dxa"/>
            <w:vAlign w:val="center"/>
          </w:tcPr>
          <w:p w14:paraId="72F3E8BD" w14:textId="77777777" w:rsidR="008F5145" w:rsidRDefault="008F5145" w:rsidP="00760B12">
            <w:pPr>
              <w:pStyle w:val="x"/>
              <w:ind w:firstLineChars="0" w:firstLine="0"/>
              <w:jc w:val="center"/>
            </w:pPr>
            <w:r>
              <w:rPr>
                <w:rFonts w:hint="eastAsia"/>
              </w:rPr>
              <w:t>连续导通最大电流：</w:t>
            </w:r>
            <w:r>
              <w:rPr>
                <w:rFonts w:hint="eastAsia"/>
              </w:rPr>
              <w:t>(</w:t>
            </w:r>
            <w:r w:rsidRPr="00464945">
              <w:rPr>
                <w:rFonts w:cs="Times New Roman"/>
              </w:rPr>
              <w:t>A</w:t>
            </w:r>
            <w:r>
              <w:t>)</w:t>
            </w:r>
          </w:p>
        </w:tc>
        <w:tc>
          <w:tcPr>
            <w:tcW w:w="1884" w:type="dxa"/>
            <w:vAlign w:val="center"/>
          </w:tcPr>
          <w:p w14:paraId="12349E76" w14:textId="77777777" w:rsidR="008F5145" w:rsidRPr="003537C6" w:rsidRDefault="008F5145" w:rsidP="00760B12">
            <w:pPr>
              <w:pStyle w:val="x"/>
              <w:ind w:firstLineChars="0" w:firstLine="0"/>
              <w:jc w:val="center"/>
            </w:pPr>
            <w:r w:rsidRPr="00464945">
              <w:rPr>
                <w:rFonts w:cs="Times New Roman"/>
              </w:rPr>
              <w:t>145</w:t>
            </w:r>
          </w:p>
        </w:tc>
      </w:tr>
      <w:tr w:rsidR="008F5145" w14:paraId="1F9CCE5D" w14:textId="77777777" w:rsidTr="00760B12">
        <w:trPr>
          <w:trHeight w:val="89"/>
          <w:jc w:val="center"/>
        </w:trPr>
        <w:tc>
          <w:tcPr>
            <w:tcW w:w="1438" w:type="dxa"/>
            <w:vMerge/>
            <w:vAlign w:val="center"/>
          </w:tcPr>
          <w:p w14:paraId="00910805" w14:textId="77777777" w:rsidR="008F5145" w:rsidRDefault="008F5145" w:rsidP="00760B12">
            <w:pPr>
              <w:pStyle w:val="x"/>
              <w:ind w:firstLineChars="0" w:firstLine="0"/>
              <w:jc w:val="center"/>
            </w:pPr>
          </w:p>
        </w:tc>
        <w:tc>
          <w:tcPr>
            <w:tcW w:w="1727" w:type="dxa"/>
            <w:vMerge w:val="restart"/>
            <w:vAlign w:val="center"/>
          </w:tcPr>
          <w:p w14:paraId="56ED5D8A" w14:textId="77777777" w:rsidR="008F5145" w:rsidRDefault="008F5145" w:rsidP="00760B12">
            <w:pPr>
              <w:pStyle w:val="x"/>
              <w:ind w:firstLineChars="0" w:firstLine="0"/>
              <w:jc w:val="center"/>
            </w:pPr>
            <w:r w:rsidRPr="00464945">
              <w:rPr>
                <w:rFonts w:cs="Times New Roman"/>
              </w:rPr>
              <w:t>SKD</w:t>
            </w:r>
            <w:r>
              <w:t xml:space="preserve"> </w:t>
            </w:r>
            <w:r w:rsidRPr="00464945">
              <w:rPr>
                <w:rFonts w:cs="Times New Roman"/>
              </w:rPr>
              <w:t>115</w:t>
            </w:r>
          </w:p>
        </w:tc>
        <w:tc>
          <w:tcPr>
            <w:tcW w:w="2644" w:type="dxa"/>
            <w:vAlign w:val="center"/>
          </w:tcPr>
          <w:p w14:paraId="6B2A5A09" w14:textId="77777777" w:rsidR="008F5145" w:rsidRDefault="008F5145" w:rsidP="00760B12">
            <w:pPr>
              <w:pStyle w:val="x"/>
              <w:ind w:firstLineChars="0" w:firstLine="0"/>
              <w:jc w:val="center"/>
            </w:pPr>
            <w:r>
              <w:rPr>
                <w:rFonts w:hint="eastAsia"/>
              </w:rPr>
              <w:t>反向重复峰值电压：</w:t>
            </w:r>
            <w:r>
              <w:rPr>
                <w:rFonts w:hint="eastAsia"/>
              </w:rPr>
              <w:t>(</w:t>
            </w:r>
            <w:r w:rsidRPr="00464945">
              <w:rPr>
                <w:rFonts w:cs="Times New Roman"/>
              </w:rPr>
              <w:t>V</w:t>
            </w:r>
            <w:r>
              <w:t>)</w:t>
            </w:r>
          </w:p>
        </w:tc>
        <w:tc>
          <w:tcPr>
            <w:tcW w:w="1884" w:type="dxa"/>
            <w:vAlign w:val="center"/>
          </w:tcPr>
          <w:p w14:paraId="52CD0DF2" w14:textId="77777777" w:rsidR="008F5145" w:rsidRPr="003537C6" w:rsidRDefault="008F5145" w:rsidP="00760B12">
            <w:pPr>
              <w:pStyle w:val="x"/>
              <w:ind w:firstLineChars="0" w:firstLine="0"/>
              <w:jc w:val="center"/>
            </w:pPr>
            <w:r w:rsidRPr="00464945">
              <w:rPr>
                <w:rFonts w:cs="Times New Roman"/>
              </w:rPr>
              <w:t>1200</w:t>
            </w:r>
            <w:r>
              <w:t>-</w:t>
            </w:r>
            <w:r w:rsidRPr="00464945">
              <w:rPr>
                <w:rFonts w:cs="Times New Roman"/>
              </w:rPr>
              <w:t>1800</w:t>
            </w:r>
          </w:p>
        </w:tc>
      </w:tr>
      <w:tr w:rsidR="008F5145" w14:paraId="1AB53C29" w14:textId="77777777" w:rsidTr="00760B12">
        <w:trPr>
          <w:trHeight w:val="89"/>
          <w:jc w:val="center"/>
        </w:trPr>
        <w:tc>
          <w:tcPr>
            <w:tcW w:w="1438" w:type="dxa"/>
            <w:vMerge/>
            <w:vAlign w:val="center"/>
          </w:tcPr>
          <w:p w14:paraId="5DA58A45" w14:textId="77777777" w:rsidR="008F5145" w:rsidRDefault="008F5145" w:rsidP="00760B12">
            <w:pPr>
              <w:pStyle w:val="x"/>
              <w:ind w:firstLineChars="0" w:firstLine="0"/>
              <w:jc w:val="center"/>
            </w:pPr>
          </w:p>
        </w:tc>
        <w:tc>
          <w:tcPr>
            <w:tcW w:w="1727" w:type="dxa"/>
            <w:vMerge/>
            <w:vAlign w:val="center"/>
          </w:tcPr>
          <w:p w14:paraId="32B653A8" w14:textId="77777777" w:rsidR="008F5145" w:rsidRDefault="008F5145" w:rsidP="00760B12">
            <w:pPr>
              <w:pStyle w:val="x"/>
              <w:ind w:firstLineChars="0" w:firstLine="0"/>
              <w:jc w:val="center"/>
            </w:pPr>
          </w:p>
        </w:tc>
        <w:tc>
          <w:tcPr>
            <w:tcW w:w="2644" w:type="dxa"/>
            <w:vAlign w:val="center"/>
          </w:tcPr>
          <w:p w14:paraId="17B41EAA" w14:textId="77777777" w:rsidR="008F5145" w:rsidRDefault="008F5145" w:rsidP="00760B12">
            <w:pPr>
              <w:pStyle w:val="x"/>
              <w:ind w:firstLineChars="0" w:firstLine="0"/>
              <w:jc w:val="center"/>
            </w:pPr>
            <w:r>
              <w:rPr>
                <w:rFonts w:hint="eastAsia"/>
              </w:rPr>
              <w:t>正向峰值电流：</w:t>
            </w:r>
            <w:r>
              <w:rPr>
                <w:rFonts w:hint="eastAsia"/>
              </w:rPr>
              <w:t>(</w:t>
            </w:r>
            <w:r w:rsidRPr="00464945">
              <w:rPr>
                <w:rFonts w:cs="Times New Roman"/>
              </w:rPr>
              <w:t>A</w:t>
            </w:r>
            <w:r>
              <w:t>)</w:t>
            </w:r>
          </w:p>
        </w:tc>
        <w:tc>
          <w:tcPr>
            <w:tcW w:w="1884" w:type="dxa"/>
            <w:vAlign w:val="center"/>
          </w:tcPr>
          <w:p w14:paraId="74090FEF" w14:textId="77777777" w:rsidR="008F5145" w:rsidRPr="003537C6" w:rsidRDefault="008F5145" w:rsidP="00760B12">
            <w:pPr>
              <w:pStyle w:val="x"/>
              <w:ind w:firstLineChars="0" w:firstLine="0"/>
              <w:jc w:val="center"/>
            </w:pPr>
            <w:r w:rsidRPr="00464945">
              <w:rPr>
                <w:rFonts w:cs="Times New Roman"/>
              </w:rPr>
              <w:t>1150</w:t>
            </w:r>
          </w:p>
        </w:tc>
      </w:tr>
      <w:tr w:rsidR="008F5145" w14:paraId="1433510D" w14:textId="77777777" w:rsidTr="00760B12">
        <w:trPr>
          <w:trHeight w:val="89"/>
          <w:jc w:val="center"/>
        </w:trPr>
        <w:tc>
          <w:tcPr>
            <w:tcW w:w="1438" w:type="dxa"/>
            <w:vMerge/>
            <w:vAlign w:val="center"/>
          </w:tcPr>
          <w:p w14:paraId="35D1BFF2" w14:textId="77777777" w:rsidR="008F5145" w:rsidRDefault="008F5145" w:rsidP="00760B12">
            <w:pPr>
              <w:pStyle w:val="x"/>
              <w:ind w:firstLineChars="0" w:firstLine="0"/>
              <w:jc w:val="center"/>
            </w:pPr>
          </w:p>
        </w:tc>
        <w:tc>
          <w:tcPr>
            <w:tcW w:w="1727" w:type="dxa"/>
            <w:vMerge/>
            <w:vAlign w:val="center"/>
          </w:tcPr>
          <w:p w14:paraId="4ABD7297" w14:textId="77777777" w:rsidR="008F5145" w:rsidRDefault="008F5145" w:rsidP="00760B12">
            <w:pPr>
              <w:pStyle w:val="x"/>
              <w:ind w:firstLineChars="0" w:firstLine="0"/>
              <w:jc w:val="center"/>
            </w:pPr>
          </w:p>
        </w:tc>
        <w:tc>
          <w:tcPr>
            <w:tcW w:w="2644" w:type="dxa"/>
            <w:vAlign w:val="center"/>
          </w:tcPr>
          <w:p w14:paraId="60E1F63A" w14:textId="77777777" w:rsidR="008F5145" w:rsidRDefault="008F5145" w:rsidP="00760B12">
            <w:pPr>
              <w:pStyle w:val="x"/>
              <w:ind w:firstLineChars="0" w:firstLine="0"/>
              <w:jc w:val="center"/>
            </w:pPr>
            <w:r>
              <w:rPr>
                <w:rFonts w:hint="eastAsia"/>
              </w:rPr>
              <w:t>连续导通最大电流：</w:t>
            </w:r>
            <w:r>
              <w:rPr>
                <w:rFonts w:hint="eastAsia"/>
              </w:rPr>
              <w:t>(</w:t>
            </w:r>
            <w:r w:rsidRPr="00464945">
              <w:rPr>
                <w:rFonts w:cs="Times New Roman"/>
              </w:rPr>
              <w:t>A</w:t>
            </w:r>
            <w:r>
              <w:t>)</w:t>
            </w:r>
          </w:p>
        </w:tc>
        <w:tc>
          <w:tcPr>
            <w:tcW w:w="1884" w:type="dxa"/>
            <w:vAlign w:val="center"/>
          </w:tcPr>
          <w:p w14:paraId="57AFF413" w14:textId="77777777" w:rsidR="008F5145" w:rsidRPr="003537C6" w:rsidRDefault="008F5145" w:rsidP="00760B12">
            <w:pPr>
              <w:pStyle w:val="x"/>
              <w:ind w:firstLineChars="0" w:firstLine="0"/>
              <w:jc w:val="center"/>
            </w:pPr>
            <w:r w:rsidRPr="00464945">
              <w:rPr>
                <w:rFonts w:cs="Times New Roman"/>
              </w:rPr>
              <w:t>110</w:t>
            </w:r>
          </w:p>
        </w:tc>
      </w:tr>
      <w:bookmarkEnd w:id="1"/>
      <w:bookmarkEnd w:id="2"/>
    </w:tbl>
    <w:p w14:paraId="68B4DB22" w14:textId="77777777" w:rsidR="008F5145" w:rsidRDefault="008F5145" w:rsidP="003A35E0">
      <w:pPr>
        <w:pStyle w:val="x"/>
        <w:ind w:firstLineChars="0" w:firstLine="0"/>
      </w:pPr>
    </w:p>
    <w:p w14:paraId="65F74BB6" w14:textId="3E723912" w:rsidR="004C63F4" w:rsidRDefault="006165DC" w:rsidP="004C63F4">
      <w:pPr>
        <w:pStyle w:val="x"/>
        <w:ind w:firstLine="420"/>
        <w:rPr>
          <w:rFonts w:cs="Times New Roman"/>
        </w:rPr>
      </w:pPr>
      <w:r>
        <w:rPr>
          <w:rFonts w:cs="Times New Roman" w:hint="eastAsia"/>
        </w:rPr>
        <w:t>对于型号一，</w:t>
      </w:r>
      <w:r w:rsidR="004C63F4">
        <w:rPr>
          <w:rFonts w:cs="Times New Roman" w:hint="eastAsia"/>
        </w:rPr>
        <w:t>输入电压的纹波大小对整个电源系统的最终输出电压有非常大的影响，因此必须仔细设计滤波器，使整流模块的输出电压纹波尽可能小；接下来分析</w:t>
      </w:r>
      <w:r w:rsidR="004C63F4" w:rsidRPr="00464945">
        <w:rPr>
          <w:rFonts w:cs="Times New Roman"/>
        </w:rPr>
        <w:t>LC</w:t>
      </w:r>
      <w:r w:rsidR="004C63F4">
        <w:rPr>
          <w:rFonts w:cs="Times New Roman" w:hint="eastAsia"/>
        </w:rPr>
        <w:t>滤波器</w:t>
      </w:r>
      <w:r w:rsidR="00474D1B">
        <w:rPr>
          <w:rFonts w:cs="Times New Roman" w:hint="eastAsia"/>
        </w:rPr>
        <w:t>电感、电容</w:t>
      </w:r>
      <w:r w:rsidR="004C63F4">
        <w:rPr>
          <w:rFonts w:cs="Times New Roman" w:hint="eastAsia"/>
        </w:rPr>
        <w:t>的理论值。</w:t>
      </w:r>
    </w:p>
    <w:p w14:paraId="5B206AB9" w14:textId="349CD4C0" w:rsidR="004C63F4" w:rsidRDefault="00600ED9" w:rsidP="007F0911">
      <w:pPr>
        <w:pStyle w:val="4"/>
        <w:numPr>
          <w:ilvl w:val="0"/>
          <w:numId w:val="7"/>
        </w:numPr>
        <w:ind w:firstLineChars="0"/>
      </w:pPr>
      <w:r>
        <w:rPr>
          <w:rFonts w:hint="eastAsia"/>
        </w:rPr>
        <w:t>型号一</w:t>
      </w:r>
      <w:r w:rsidR="0006750E">
        <w:rPr>
          <w:rFonts w:hint="eastAsia"/>
        </w:rPr>
        <w:t>LC</w:t>
      </w:r>
      <w:r w:rsidR="0006750E">
        <w:rPr>
          <w:rFonts w:hint="eastAsia"/>
        </w:rPr>
        <w:t>滤波器</w:t>
      </w:r>
      <w:r w:rsidR="00B5486D">
        <w:rPr>
          <w:rFonts w:hint="eastAsia"/>
        </w:rPr>
        <w:t>设计</w:t>
      </w:r>
    </w:p>
    <w:p w14:paraId="05AB1161" w14:textId="77777777" w:rsidR="004C63F4" w:rsidRDefault="004C63F4" w:rsidP="004C63F4">
      <w:pPr>
        <w:pStyle w:val="x"/>
        <w:ind w:firstLine="420"/>
      </w:pPr>
      <w:r>
        <w:rPr>
          <w:rFonts w:hint="eastAsia"/>
        </w:rPr>
        <w:t>整流模块拓扑如图</w:t>
      </w:r>
      <w:r w:rsidRPr="00464945">
        <w:rPr>
          <w:rFonts w:cs="Times New Roman"/>
        </w:rPr>
        <w:t>2</w:t>
      </w:r>
      <w:r w:rsidRPr="00406F2B">
        <w:rPr>
          <w:rFonts w:cs="Times New Roman"/>
        </w:rPr>
        <w:t>.</w:t>
      </w:r>
      <w:r w:rsidRPr="00464945">
        <w:rPr>
          <w:rFonts w:cs="Times New Roman"/>
        </w:rPr>
        <w:t>1</w:t>
      </w:r>
      <w:r>
        <w:rPr>
          <w:rFonts w:hint="eastAsia"/>
        </w:rPr>
        <w:t>所示，模块输出端接一个</w:t>
      </w:r>
      <w:r w:rsidRPr="00464945">
        <w:rPr>
          <w:rFonts w:cs="Times New Roman"/>
        </w:rPr>
        <w:t>6</w:t>
      </w:r>
      <w:r w:rsidRPr="00406F2B">
        <w:rPr>
          <w:rFonts w:cs="Times New Roman"/>
        </w:rPr>
        <w:t>.</w:t>
      </w:r>
      <w:r w:rsidRPr="00464945">
        <w:rPr>
          <w:rFonts w:cs="Times New Roman"/>
        </w:rPr>
        <w:t>5</w:t>
      </w:r>
      <w:r w:rsidRPr="00406F2B">
        <w:rPr>
          <w:rFonts w:cs="Times New Roman"/>
        </w:rPr>
        <w:t>Ω</w:t>
      </w:r>
      <w:r>
        <w:rPr>
          <w:rFonts w:hint="eastAsia"/>
        </w:rPr>
        <w:t>电阻作为假负载，方便分析。</w:t>
      </w:r>
    </w:p>
    <w:p w14:paraId="0EC6655F" w14:textId="77777777" w:rsidR="004C63F4" w:rsidRPr="007C2109" w:rsidRDefault="004C63F4" w:rsidP="004C63F4">
      <w:pPr>
        <w:pStyle w:val="x"/>
        <w:ind w:firstLine="420"/>
        <w:jc w:val="center"/>
      </w:pPr>
      <w:r>
        <w:object w:dxaOrig="7993" w:dyaOrig="5113" w14:anchorId="5F149F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4pt;height:186pt" o:ole="">
            <v:imagedata r:id="rId8" o:title=""/>
          </v:shape>
          <o:OLEObject Type="Embed" ProgID="Visio.Drawing.15" ShapeID="_x0000_i1025" DrawAspect="Content" ObjectID="_1732644249" r:id="rId9"/>
        </w:object>
      </w:r>
    </w:p>
    <w:p w14:paraId="6C2BAAA7" w14:textId="77777777" w:rsidR="004C63F4" w:rsidRPr="004A7281" w:rsidRDefault="004C63F4" w:rsidP="004C63F4">
      <w:pPr>
        <w:pStyle w:val="x"/>
        <w:ind w:firstLine="420"/>
        <w:jc w:val="center"/>
      </w:pPr>
      <w:r w:rsidRPr="00FF698F">
        <w:rPr>
          <w:rFonts w:hint="eastAsia"/>
        </w:rPr>
        <w:t>图</w:t>
      </w:r>
      <w:r w:rsidRPr="00464945">
        <w:rPr>
          <w:rFonts w:cs="Times New Roman"/>
        </w:rPr>
        <w:t>2</w:t>
      </w:r>
      <w:r w:rsidRPr="00406F2B">
        <w:rPr>
          <w:rFonts w:cs="Times New Roman"/>
        </w:rPr>
        <w:t>.</w:t>
      </w:r>
      <w:r w:rsidRPr="00464945">
        <w:rPr>
          <w:rFonts w:cs="Times New Roman"/>
        </w:rPr>
        <w:t>1</w:t>
      </w:r>
      <w:r w:rsidRPr="00FF698F">
        <w:rPr>
          <w:rFonts w:hint="eastAsia"/>
        </w:rPr>
        <w:t>整流模块拓扑</w:t>
      </w:r>
    </w:p>
    <w:p w14:paraId="623EAAE6" w14:textId="77777777" w:rsidR="004C63F4" w:rsidRDefault="004C63F4" w:rsidP="004C63F4">
      <w:pPr>
        <w:pStyle w:val="x"/>
        <w:ind w:firstLine="420"/>
        <w:rPr>
          <w:rFonts w:cs="Times New Roman"/>
        </w:rPr>
      </w:pPr>
      <w:commentRangeStart w:id="3"/>
      <w:r>
        <w:rPr>
          <w:rFonts w:cs="Times New Roman" w:hint="eastAsia"/>
        </w:rPr>
        <w:t>根据分压原则，可得到</w:t>
      </w:r>
      <w:r w:rsidRPr="00464945">
        <w:rPr>
          <w:rFonts w:cs="Times New Roman"/>
        </w:rPr>
        <w:t>LC</w:t>
      </w:r>
      <w:r>
        <w:rPr>
          <w:rFonts w:cs="Times New Roman" w:hint="eastAsia"/>
        </w:rPr>
        <w:t>滤波器的传递函数如下：</w:t>
      </w:r>
    </w:p>
    <w:p w14:paraId="192F187E" w14:textId="4B32F419" w:rsidR="004C63F4" w:rsidRDefault="00000000" w:rsidP="004C63F4">
      <w:pPr>
        <w:pStyle w:val="x"/>
        <w:ind w:firstLine="640"/>
        <w:jc w:val="right"/>
        <w:rPr>
          <w:rFonts w:cs="Times New Roman"/>
        </w:rPr>
      </w:pPr>
      <m:oMath>
        <m:sSub>
          <m:sSubPr>
            <m:ctrlPr>
              <w:rPr>
                <w:rFonts w:ascii="Cambria Math" w:hAnsi="Cambria Math" w:cs="Times New Roman"/>
                <w:i/>
                <w:sz w:val="32"/>
                <w:szCs w:val="36"/>
              </w:rPr>
            </m:ctrlPr>
          </m:sSubPr>
          <m:e>
            <m:r>
              <w:rPr>
                <w:rFonts w:ascii="Cambria Math" w:hAnsi="Cambria Math" w:cs="Times New Roman" w:hint="eastAsia"/>
                <w:sz w:val="32"/>
                <w:szCs w:val="36"/>
              </w:rPr>
              <m:t>G</m:t>
            </m:r>
            <m:ctrlPr>
              <w:rPr>
                <w:rFonts w:ascii="Cambria Math" w:hAnsi="Cambria Math" w:cs="Times New Roman" w:hint="eastAsia"/>
                <w:i/>
                <w:sz w:val="32"/>
                <w:szCs w:val="36"/>
              </w:rPr>
            </m:ctrlPr>
          </m:e>
          <m:sub>
            <m:r>
              <w:rPr>
                <w:rFonts w:ascii="Cambria Math" w:hAnsi="Cambria Math" w:cs="Times New Roman"/>
                <w:sz w:val="32"/>
                <w:szCs w:val="36"/>
              </w:rPr>
              <m:t>f</m:t>
            </m:r>
          </m:sub>
        </m:sSub>
        <m:d>
          <m:dPr>
            <m:ctrlPr>
              <w:rPr>
                <w:rFonts w:ascii="Cambria Math" w:hAnsi="Cambria Math" w:cs="Times New Roman"/>
                <w:i/>
                <w:sz w:val="32"/>
                <w:szCs w:val="36"/>
              </w:rPr>
            </m:ctrlPr>
          </m:dPr>
          <m:e>
            <m:r>
              <w:rPr>
                <w:rFonts w:ascii="Cambria Math" w:hAnsi="Cambria Math" w:cs="Times New Roman"/>
                <w:sz w:val="32"/>
                <w:szCs w:val="36"/>
              </w:rPr>
              <m:t>s</m:t>
            </m:r>
          </m:e>
        </m:d>
        <m:r>
          <w:rPr>
            <w:rFonts w:ascii="Cambria Math" w:hAnsi="Cambria Math" w:cs="Times New Roman"/>
            <w:sz w:val="32"/>
            <w:szCs w:val="36"/>
          </w:rPr>
          <m:t>=</m:t>
        </m:r>
        <m:f>
          <m:fPr>
            <m:ctrlPr>
              <w:rPr>
                <w:rFonts w:ascii="Cambria Math" w:hAnsi="Cambria Math" w:cs="Times New Roman"/>
                <w:i/>
                <w:sz w:val="32"/>
                <w:szCs w:val="36"/>
              </w:rPr>
            </m:ctrlPr>
          </m:fPr>
          <m:num>
            <m:d>
              <m:dPr>
                <m:ctrlPr>
                  <w:rPr>
                    <w:rFonts w:ascii="Cambria Math" w:hAnsi="Cambria Math" w:cs="Times New Roman"/>
                    <w:i/>
                    <w:sz w:val="32"/>
                    <w:szCs w:val="36"/>
                  </w:rPr>
                </m:ctrlPr>
              </m:dPr>
              <m:e>
                <m:r>
                  <w:rPr>
                    <w:rFonts w:ascii="Cambria Math" w:hAnsi="Cambria Math" w:cs="Times New Roman"/>
                    <w:sz w:val="32"/>
                    <w:szCs w:val="36"/>
                  </w:rPr>
                  <m:t>R</m:t>
                </m:r>
                <m:r>
                  <m:rPr>
                    <m:lit/>
                  </m:rPr>
                  <w:rPr>
                    <w:rFonts w:ascii="Cambria Math" w:hAnsi="Cambria Math" w:cs="Times New Roman"/>
                    <w:sz w:val="32"/>
                    <w:szCs w:val="36"/>
                  </w:rPr>
                  <m:t>/</m:t>
                </m:r>
                <m:r>
                  <w:rPr>
                    <w:rFonts w:ascii="Cambria Math" w:hAnsi="Cambria Math" w:cs="Times New Roman"/>
                    <w:sz w:val="32"/>
                    <w:szCs w:val="36"/>
                  </w:rPr>
                  <m:t>sC</m:t>
                </m:r>
              </m:e>
            </m:d>
            <m:r>
              <m:rPr>
                <m:lit/>
              </m:rPr>
              <w:rPr>
                <w:rFonts w:ascii="Cambria Math" w:hAnsi="Cambria Math" w:cs="Times New Roman"/>
                <w:sz w:val="32"/>
                <w:szCs w:val="36"/>
              </w:rPr>
              <m:t>/</m:t>
            </m:r>
            <m:d>
              <m:dPr>
                <m:ctrlPr>
                  <w:rPr>
                    <w:rFonts w:ascii="Cambria Math" w:hAnsi="Cambria Math" w:cs="Times New Roman"/>
                    <w:i/>
                    <w:sz w:val="32"/>
                    <w:szCs w:val="36"/>
                  </w:rPr>
                </m:ctrlPr>
              </m:dPr>
              <m:e>
                <m:r>
                  <w:rPr>
                    <w:rFonts w:ascii="Cambria Math" w:hAnsi="Cambria Math" w:cs="Times New Roman"/>
                    <w:sz w:val="32"/>
                    <w:szCs w:val="36"/>
                  </w:rPr>
                  <m:t>1</m:t>
                </m:r>
                <m:r>
                  <m:rPr>
                    <m:lit/>
                  </m:rPr>
                  <w:rPr>
                    <w:rFonts w:ascii="Cambria Math" w:hAnsi="Cambria Math" w:cs="Times New Roman"/>
                    <w:sz w:val="32"/>
                    <w:szCs w:val="36"/>
                  </w:rPr>
                  <m:t>/</m:t>
                </m:r>
                <m:r>
                  <w:rPr>
                    <w:rFonts w:ascii="Cambria Math" w:hAnsi="Cambria Math" w:cs="Times New Roman"/>
                    <w:sz w:val="32"/>
                    <w:szCs w:val="36"/>
                  </w:rPr>
                  <m:t>sC+R</m:t>
                </m:r>
              </m:e>
            </m:d>
          </m:num>
          <m:den>
            <m:r>
              <w:rPr>
                <w:rFonts w:ascii="Cambria Math" w:hAnsi="Cambria Math" w:cs="Times New Roman"/>
                <w:sz w:val="32"/>
                <w:szCs w:val="36"/>
              </w:rPr>
              <m:t>sL+</m:t>
            </m:r>
            <m:d>
              <m:dPr>
                <m:ctrlPr>
                  <w:rPr>
                    <w:rFonts w:ascii="Cambria Math" w:hAnsi="Cambria Math" w:cs="Times New Roman"/>
                    <w:i/>
                    <w:sz w:val="32"/>
                    <w:szCs w:val="36"/>
                  </w:rPr>
                </m:ctrlPr>
              </m:dPr>
              <m:e>
                <m:r>
                  <w:rPr>
                    <w:rFonts w:ascii="Cambria Math" w:hAnsi="Cambria Math" w:cs="Times New Roman"/>
                    <w:sz w:val="32"/>
                    <w:szCs w:val="36"/>
                  </w:rPr>
                  <m:t>R</m:t>
                </m:r>
                <m:r>
                  <m:rPr>
                    <m:lit/>
                  </m:rPr>
                  <w:rPr>
                    <w:rFonts w:ascii="Cambria Math" w:hAnsi="Cambria Math" w:cs="Times New Roman"/>
                    <w:sz w:val="32"/>
                    <w:szCs w:val="36"/>
                  </w:rPr>
                  <m:t>/</m:t>
                </m:r>
                <m:r>
                  <w:rPr>
                    <w:rFonts w:ascii="Cambria Math" w:hAnsi="Cambria Math" w:cs="Times New Roman" w:hint="eastAsia"/>
                    <w:sz w:val="32"/>
                    <w:szCs w:val="36"/>
                  </w:rPr>
                  <m:t>s</m:t>
                </m:r>
                <m:r>
                  <w:rPr>
                    <w:rFonts w:ascii="Cambria Math" w:hAnsi="Cambria Math" w:cs="Times New Roman"/>
                    <w:sz w:val="32"/>
                    <w:szCs w:val="36"/>
                  </w:rPr>
                  <m:t>C</m:t>
                </m:r>
              </m:e>
            </m:d>
            <m:r>
              <m:rPr>
                <m:lit/>
              </m:rPr>
              <w:rPr>
                <w:rFonts w:ascii="Cambria Math" w:hAnsi="Cambria Math" w:cs="Times New Roman"/>
                <w:sz w:val="32"/>
                <w:szCs w:val="36"/>
              </w:rPr>
              <m:t>/</m:t>
            </m:r>
            <m:d>
              <m:dPr>
                <m:ctrlPr>
                  <w:rPr>
                    <w:rFonts w:ascii="Cambria Math" w:hAnsi="Cambria Math" w:cs="Times New Roman"/>
                    <w:i/>
                    <w:sz w:val="32"/>
                    <w:szCs w:val="36"/>
                  </w:rPr>
                </m:ctrlPr>
              </m:dPr>
              <m:e>
                <m:r>
                  <w:rPr>
                    <w:rFonts w:ascii="Cambria Math" w:hAnsi="Cambria Math" w:cs="Times New Roman"/>
                    <w:sz w:val="32"/>
                    <w:szCs w:val="36"/>
                  </w:rPr>
                  <m:t>1</m:t>
                </m:r>
                <m:r>
                  <m:rPr>
                    <m:lit/>
                  </m:rPr>
                  <w:rPr>
                    <w:rFonts w:ascii="Cambria Math" w:hAnsi="Cambria Math" w:cs="Times New Roman"/>
                    <w:sz w:val="32"/>
                    <w:szCs w:val="36"/>
                  </w:rPr>
                  <m:t>/</m:t>
                </m:r>
                <m:r>
                  <w:rPr>
                    <w:rFonts w:ascii="Cambria Math" w:hAnsi="Cambria Math" w:cs="Times New Roman"/>
                    <w:sz w:val="32"/>
                    <w:szCs w:val="36"/>
                  </w:rPr>
                  <m:t>sC+R</m:t>
                </m:r>
              </m:e>
            </m:d>
          </m:den>
        </m:f>
        <m:r>
          <w:rPr>
            <w:rFonts w:ascii="Cambria Math" w:hAnsi="Cambria Math" w:cs="Times New Roman"/>
            <w:sz w:val="32"/>
            <w:szCs w:val="36"/>
          </w:rPr>
          <m:t>=</m:t>
        </m:r>
        <m:f>
          <m:fPr>
            <m:ctrlPr>
              <w:rPr>
                <w:rFonts w:ascii="Cambria Math" w:hAnsi="Cambria Math" w:cs="Times New Roman"/>
                <w:i/>
                <w:sz w:val="32"/>
                <w:szCs w:val="36"/>
              </w:rPr>
            </m:ctrlPr>
          </m:fPr>
          <m:num>
            <m:r>
              <w:rPr>
                <w:rFonts w:ascii="Cambria Math" w:hAnsi="Cambria Math" w:cs="Times New Roman"/>
                <w:sz w:val="32"/>
                <w:szCs w:val="36"/>
              </w:rPr>
              <m:t>1</m:t>
            </m:r>
            <m:r>
              <m:rPr>
                <m:lit/>
              </m:rPr>
              <w:rPr>
                <w:rFonts w:ascii="Cambria Math" w:hAnsi="Cambria Math" w:cs="Times New Roman"/>
                <w:sz w:val="32"/>
                <w:szCs w:val="36"/>
              </w:rPr>
              <m:t>/</m:t>
            </m:r>
            <m:r>
              <w:rPr>
                <w:rFonts w:ascii="Cambria Math" w:hAnsi="Cambria Math" w:cs="Times New Roman"/>
                <w:sz w:val="32"/>
                <w:szCs w:val="36"/>
              </w:rPr>
              <m:t>LC</m:t>
            </m:r>
          </m:num>
          <m:den>
            <m:sSup>
              <m:sSupPr>
                <m:ctrlPr>
                  <w:rPr>
                    <w:rFonts w:ascii="Cambria Math" w:hAnsi="Cambria Math" w:cs="Times New Roman"/>
                    <w:i/>
                    <w:sz w:val="32"/>
                    <w:szCs w:val="36"/>
                  </w:rPr>
                </m:ctrlPr>
              </m:sSupPr>
              <m:e>
                <m:r>
                  <w:rPr>
                    <w:rFonts w:ascii="Cambria Math" w:hAnsi="Cambria Math" w:cs="Times New Roman"/>
                    <w:sz w:val="32"/>
                    <w:szCs w:val="36"/>
                  </w:rPr>
                  <m:t>s</m:t>
                </m:r>
              </m:e>
              <m:sup>
                <m:r>
                  <w:rPr>
                    <w:rFonts w:ascii="Cambria Math" w:hAnsi="Cambria Math" w:cs="Times New Roman"/>
                    <w:sz w:val="32"/>
                    <w:szCs w:val="36"/>
                  </w:rPr>
                  <m:t>2</m:t>
                </m:r>
              </m:sup>
            </m:sSup>
            <m:r>
              <w:rPr>
                <w:rFonts w:ascii="Cambria Math" w:hAnsi="Cambria Math" w:cs="Times New Roman"/>
                <w:sz w:val="32"/>
                <w:szCs w:val="36"/>
              </w:rPr>
              <m:t>+</m:t>
            </m:r>
            <m:f>
              <m:fPr>
                <m:ctrlPr>
                  <w:rPr>
                    <w:rFonts w:ascii="Cambria Math" w:hAnsi="Cambria Math" w:cs="Times New Roman"/>
                    <w:i/>
                    <w:sz w:val="32"/>
                    <w:szCs w:val="36"/>
                  </w:rPr>
                </m:ctrlPr>
              </m:fPr>
              <m:num>
                <m:r>
                  <w:rPr>
                    <w:rFonts w:ascii="Cambria Math" w:hAnsi="Cambria Math" w:cs="Times New Roman"/>
                    <w:sz w:val="32"/>
                    <w:szCs w:val="36"/>
                  </w:rPr>
                  <m:t>1</m:t>
                </m:r>
              </m:num>
              <m:den>
                <m:r>
                  <w:rPr>
                    <w:rFonts w:ascii="Cambria Math" w:hAnsi="Cambria Math" w:cs="Times New Roman"/>
                    <w:sz w:val="32"/>
                    <w:szCs w:val="36"/>
                  </w:rPr>
                  <m:t>RC</m:t>
                </m:r>
              </m:den>
            </m:f>
            <m:r>
              <w:rPr>
                <w:rFonts w:ascii="Cambria Math" w:hAnsi="Cambria Math" w:cs="Times New Roman"/>
                <w:sz w:val="32"/>
                <w:szCs w:val="36"/>
              </w:rPr>
              <m:t>s+1</m:t>
            </m:r>
            <m:r>
              <m:rPr>
                <m:lit/>
              </m:rPr>
              <w:rPr>
                <w:rFonts w:ascii="Cambria Math" w:hAnsi="Cambria Math" w:cs="Times New Roman"/>
                <w:sz w:val="32"/>
                <w:szCs w:val="36"/>
              </w:rPr>
              <m:t>/</m:t>
            </m:r>
            <m:r>
              <w:rPr>
                <w:rFonts w:ascii="Cambria Math" w:hAnsi="Cambria Math" w:cs="Times New Roman"/>
                <w:sz w:val="32"/>
                <w:szCs w:val="36"/>
              </w:rPr>
              <m:t>LC</m:t>
            </m:r>
          </m:den>
        </m:f>
      </m:oMath>
      <w:r w:rsidR="004C63F4" w:rsidRPr="001E406B">
        <w:rPr>
          <w:rFonts w:cs="Times New Roman"/>
          <w:sz w:val="32"/>
          <w:szCs w:val="36"/>
        </w:rPr>
        <w:tab/>
      </w:r>
      <w:r w:rsidR="004C63F4">
        <w:rPr>
          <w:rFonts w:cs="Times New Roman"/>
        </w:rPr>
        <w:tab/>
      </w:r>
      <w:r w:rsidR="004C63F4" w:rsidRPr="002806C4">
        <w:rPr>
          <w:rFonts w:cs="Times New Roman" w:hint="eastAsia"/>
          <w:iCs/>
          <w:sz w:val="24"/>
          <w:szCs w:val="28"/>
        </w:rPr>
        <w:t>(</w:t>
      </w:r>
      <w:r w:rsidR="002806C4">
        <w:rPr>
          <w:rFonts w:cs="Times New Roman" w:hint="eastAsia"/>
          <w:iCs/>
          <w:sz w:val="24"/>
          <w:szCs w:val="28"/>
        </w:rPr>
        <w:t>2-</w:t>
      </w:r>
      <w:r w:rsidR="002806C4" w:rsidRPr="002806C4">
        <w:rPr>
          <w:rFonts w:cs="Times New Roman"/>
          <w:iCs/>
          <w:sz w:val="24"/>
          <w:szCs w:val="28"/>
        </w:rPr>
        <w:t>1-</w:t>
      </w:r>
      <w:r w:rsidR="004C63F4" w:rsidRPr="002806C4">
        <w:rPr>
          <w:rFonts w:cs="Times New Roman"/>
          <w:iCs/>
          <w:sz w:val="24"/>
          <w:szCs w:val="28"/>
        </w:rPr>
        <w:t>1)</w:t>
      </w:r>
    </w:p>
    <w:p w14:paraId="3ECB5292" w14:textId="158EDDAF" w:rsidR="004C63F4" w:rsidRDefault="004C63F4" w:rsidP="004C63F4">
      <w:pPr>
        <w:pStyle w:val="x"/>
        <w:ind w:firstLine="420"/>
        <w:jc w:val="left"/>
        <w:rPr>
          <w:rFonts w:cs="Times New Roman"/>
          <w:sz w:val="24"/>
          <w:szCs w:val="28"/>
        </w:rPr>
      </w:pPr>
      <w:r>
        <w:rPr>
          <w:rFonts w:cs="Times New Roman" w:hint="eastAsia"/>
        </w:rPr>
        <w:t>设计阻尼比为</w:t>
      </w:r>
      <m:oMath>
        <m:r>
          <w:rPr>
            <w:rFonts w:ascii="Cambria Math" w:hAnsi="Cambria Math" w:cs="Times New Roman"/>
            <w:sz w:val="24"/>
            <w:szCs w:val="28"/>
          </w:rPr>
          <m:t>ξ</m:t>
        </m:r>
        <m:r>
          <w:rPr>
            <w:rFonts w:ascii="Cambria Math" w:hAnsi="Cambria Math" w:cs="Times New Roman" w:hint="eastAsia"/>
            <w:sz w:val="24"/>
            <w:szCs w:val="28"/>
          </w:rPr>
          <m:t>=</m:t>
        </m:r>
        <m:f>
          <m:fPr>
            <m:ctrlPr>
              <w:rPr>
                <w:rFonts w:ascii="Cambria Math" w:hAnsi="Cambria Math" w:cs="Times New Roman"/>
                <w:i/>
                <w:sz w:val="24"/>
                <w:szCs w:val="28"/>
              </w:rPr>
            </m:ctrlPr>
          </m:fPr>
          <m:num>
            <m:rad>
              <m:radPr>
                <m:degHide m:val="1"/>
                <m:ctrlPr>
                  <w:rPr>
                    <w:rFonts w:ascii="Cambria Math" w:hAnsi="Cambria Math" w:cs="Times New Roman"/>
                    <w:i/>
                    <w:sz w:val="24"/>
                    <w:szCs w:val="28"/>
                  </w:rPr>
                </m:ctrlPr>
              </m:radPr>
              <m:deg/>
              <m:e>
                <m:r>
                  <w:rPr>
                    <w:rFonts w:ascii="Cambria Math" w:hAnsi="Cambria Math" w:cs="Times New Roman"/>
                    <w:sz w:val="24"/>
                    <w:szCs w:val="28"/>
                  </w:rPr>
                  <m:t>2</m:t>
                </m:r>
              </m:e>
            </m:rad>
          </m:num>
          <m:den>
            <m:r>
              <w:rPr>
                <w:rFonts w:ascii="Cambria Math" w:hAnsi="Cambria Math" w:cs="Times New Roman"/>
                <w:sz w:val="24"/>
                <w:szCs w:val="28"/>
              </w:rPr>
              <m:t>2</m:t>
            </m:r>
          </m:den>
        </m:f>
      </m:oMath>
      <w:r>
        <w:rPr>
          <w:rFonts w:cs="Times New Roman" w:hint="eastAsia"/>
          <w:sz w:val="24"/>
          <w:szCs w:val="28"/>
        </w:rPr>
        <w:t>，比较标准二阶传递函数和式</w:t>
      </w:r>
      <w:r w:rsidRPr="00406F2B">
        <w:rPr>
          <w:rFonts w:cs="Times New Roman"/>
          <w:sz w:val="24"/>
          <w:szCs w:val="28"/>
        </w:rPr>
        <w:t>(</w:t>
      </w:r>
      <w:r w:rsidR="007E1941">
        <w:rPr>
          <w:rFonts w:cs="Times New Roman"/>
          <w:sz w:val="24"/>
          <w:szCs w:val="28"/>
        </w:rPr>
        <w:t>2-1-</w:t>
      </w:r>
      <w:r w:rsidRPr="00464945">
        <w:rPr>
          <w:rFonts w:cs="Times New Roman"/>
          <w:sz w:val="24"/>
          <w:szCs w:val="28"/>
        </w:rPr>
        <w:t>1</w:t>
      </w:r>
      <w:r w:rsidRPr="00406F2B">
        <w:rPr>
          <w:rFonts w:cs="Times New Roman"/>
          <w:sz w:val="24"/>
          <w:szCs w:val="28"/>
        </w:rPr>
        <w:t>)</w:t>
      </w:r>
      <w:r>
        <w:rPr>
          <w:rFonts w:cs="Times New Roman" w:hint="eastAsia"/>
          <w:sz w:val="24"/>
          <w:szCs w:val="28"/>
        </w:rPr>
        <w:t>得到系统截止频率和电感、电容的计算公式：</w:t>
      </w:r>
    </w:p>
    <w:p w14:paraId="192B78BE" w14:textId="12A9422A" w:rsidR="004C63F4" w:rsidRDefault="00000000" w:rsidP="004C63F4">
      <w:pPr>
        <w:pStyle w:val="x"/>
        <w:ind w:left="2100" w:firstLineChars="0" w:firstLine="0"/>
        <w:jc w:val="right"/>
        <w:rPr>
          <w:rFonts w:cs="Times New Roman"/>
          <w:iCs/>
          <w:sz w:val="24"/>
          <w:szCs w:val="28"/>
        </w:rPr>
      </w:pPr>
      <m:oMath>
        <m:sSubSup>
          <m:sSubSupPr>
            <m:ctrlPr>
              <w:rPr>
                <w:rFonts w:ascii="Cambria Math" w:hAnsi="Cambria Math" w:cs="Times New Roman"/>
                <w:i/>
                <w:sz w:val="32"/>
                <w:szCs w:val="36"/>
              </w:rPr>
            </m:ctrlPr>
          </m:sSubSupPr>
          <m:e>
            <m:r>
              <m:rPr>
                <m:sty m:val="p"/>
              </m:rPr>
              <w:rPr>
                <w:rFonts w:ascii="Cambria Math" w:hAnsi="Cambria Math" w:cs="Times New Roman"/>
                <w:sz w:val="32"/>
                <w:szCs w:val="36"/>
              </w:rPr>
              <m:t>ω</m:t>
            </m:r>
            <m:ctrlPr>
              <w:rPr>
                <w:rFonts w:ascii="Cambria Math" w:hAnsi="Cambria Math" w:cs="Times New Roman"/>
                <w:sz w:val="32"/>
                <w:szCs w:val="36"/>
              </w:rPr>
            </m:ctrlPr>
          </m:e>
          <m:sub>
            <m:r>
              <w:rPr>
                <w:rFonts w:ascii="Cambria Math" w:hAnsi="Cambria Math" w:cs="Times New Roman"/>
                <w:sz w:val="32"/>
                <w:szCs w:val="36"/>
              </w:rPr>
              <m:t>c</m:t>
            </m:r>
          </m:sub>
          <m:sup>
            <m:r>
              <w:rPr>
                <w:rFonts w:ascii="Cambria Math" w:hAnsi="Cambria Math" w:cs="Times New Roman"/>
                <w:sz w:val="32"/>
                <w:szCs w:val="36"/>
              </w:rPr>
              <m:t>2</m:t>
            </m:r>
          </m:sup>
        </m:sSubSup>
        <m:r>
          <w:rPr>
            <w:rFonts w:ascii="Cambria Math" w:hAnsi="Cambria Math" w:cs="Times New Roman"/>
            <w:sz w:val="32"/>
            <w:szCs w:val="36"/>
          </w:rPr>
          <m:t>=</m:t>
        </m:r>
        <m:f>
          <m:fPr>
            <m:ctrlPr>
              <w:rPr>
                <w:rFonts w:ascii="Cambria Math" w:hAnsi="Cambria Math" w:cs="Times New Roman"/>
                <w:sz w:val="32"/>
                <w:szCs w:val="36"/>
              </w:rPr>
            </m:ctrlPr>
          </m:fPr>
          <m:num>
            <m:r>
              <w:rPr>
                <w:rFonts w:ascii="Cambria Math" w:hAnsi="Cambria Math" w:cs="Times New Roman"/>
                <w:sz w:val="32"/>
                <w:szCs w:val="36"/>
              </w:rPr>
              <m:t>1</m:t>
            </m:r>
            <m:ctrlPr>
              <w:rPr>
                <w:rFonts w:ascii="Cambria Math" w:hAnsi="Cambria Math" w:cs="Times New Roman"/>
                <w:i/>
                <w:sz w:val="32"/>
                <w:szCs w:val="36"/>
              </w:rPr>
            </m:ctrlPr>
          </m:num>
          <m:den>
            <m:r>
              <w:rPr>
                <w:rFonts w:ascii="Cambria Math" w:hAnsi="Cambria Math" w:cs="Times New Roman"/>
                <w:sz w:val="32"/>
                <w:szCs w:val="36"/>
              </w:rPr>
              <m:t>LC</m:t>
            </m:r>
            <m:ctrlPr>
              <w:rPr>
                <w:rFonts w:ascii="Cambria Math" w:hAnsi="Cambria Math" w:cs="Times New Roman"/>
                <w:i/>
                <w:sz w:val="32"/>
                <w:szCs w:val="36"/>
              </w:rPr>
            </m:ctrlPr>
          </m:den>
        </m:f>
      </m:oMath>
      <w:r w:rsidR="004C63F4" w:rsidRPr="00B229AE">
        <w:rPr>
          <w:rFonts w:cs="Times New Roman"/>
          <w:sz w:val="32"/>
          <w:szCs w:val="36"/>
        </w:rPr>
        <w:tab/>
      </w:r>
      <w:r w:rsidR="004C63F4">
        <w:rPr>
          <w:rFonts w:cs="Times New Roman"/>
          <w:sz w:val="24"/>
          <w:szCs w:val="28"/>
        </w:rPr>
        <w:tab/>
      </w:r>
      <w:r w:rsidR="004C63F4">
        <w:rPr>
          <w:rFonts w:cs="Times New Roman"/>
          <w:sz w:val="24"/>
          <w:szCs w:val="28"/>
        </w:rPr>
        <w:tab/>
      </w:r>
      <w:r w:rsidR="004C63F4">
        <w:rPr>
          <w:rFonts w:cs="Times New Roman"/>
          <w:sz w:val="24"/>
          <w:szCs w:val="28"/>
        </w:rPr>
        <w:tab/>
      </w:r>
      <w:r w:rsidR="004C63F4">
        <w:rPr>
          <w:rFonts w:cs="Times New Roman"/>
          <w:sz w:val="24"/>
          <w:szCs w:val="28"/>
        </w:rPr>
        <w:tab/>
      </w:r>
      <w:r w:rsidR="004C63F4">
        <w:rPr>
          <w:rFonts w:cs="Times New Roman"/>
          <w:sz w:val="24"/>
          <w:szCs w:val="28"/>
        </w:rPr>
        <w:tab/>
      </w:r>
      <w:r w:rsidR="004C63F4">
        <w:rPr>
          <w:rFonts w:cs="Times New Roman"/>
          <w:sz w:val="24"/>
          <w:szCs w:val="28"/>
        </w:rPr>
        <w:tab/>
      </w:r>
      <w:r w:rsidR="004C63F4">
        <w:rPr>
          <w:rFonts w:cs="Times New Roman"/>
          <w:sz w:val="24"/>
          <w:szCs w:val="28"/>
        </w:rPr>
        <w:tab/>
      </w:r>
      <w:r w:rsidR="004C63F4">
        <w:rPr>
          <w:rFonts w:cs="Times New Roman"/>
          <w:sz w:val="24"/>
          <w:szCs w:val="28"/>
        </w:rPr>
        <w:tab/>
      </w:r>
      <w:r w:rsidR="004C63F4">
        <w:rPr>
          <w:rFonts w:cs="Times New Roman"/>
          <w:sz w:val="24"/>
          <w:szCs w:val="28"/>
        </w:rPr>
        <w:tab/>
      </w:r>
      <w:r w:rsidR="004C63F4">
        <w:rPr>
          <w:rFonts w:cs="Times New Roman"/>
          <w:sz w:val="24"/>
          <w:szCs w:val="28"/>
        </w:rPr>
        <w:tab/>
      </w:r>
      <w:r w:rsidR="004C63F4" w:rsidRPr="002806C4">
        <w:rPr>
          <w:rFonts w:cs="Times New Roman" w:hint="eastAsia"/>
          <w:iCs/>
          <w:sz w:val="24"/>
          <w:szCs w:val="28"/>
        </w:rPr>
        <w:t>(</w:t>
      </w:r>
      <w:r w:rsidR="002806C4">
        <w:rPr>
          <w:rFonts w:cs="Times New Roman" w:hint="eastAsia"/>
          <w:iCs/>
          <w:sz w:val="24"/>
          <w:szCs w:val="28"/>
        </w:rPr>
        <w:t>2-</w:t>
      </w:r>
      <w:r w:rsidR="002806C4" w:rsidRPr="002806C4">
        <w:rPr>
          <w:rFonts w:cs="Times New Roman"/>
          <w:iCs/>
          <w:sz w:val="24"/>
          <w:szCs w:val="28"/>
        </w:rPr>
        <w:t>1</w:t>
      </w:r>
      <w:r w:rsidR="002806C4" w:rsidRPr="002806C4">
        <w:rPr>
          <w:rFonts w:cs="Times New Roman" w:hint="eastAsia"/>
          <w:iCs/>
          <w:sz w:val="24"/>
          <w:szCs w:val="28"/>
        </w:rPr>
        <w:t>-</w:t>
      </w:r>
      <w:r w:rsidR="004C63F4" w:rsidRPr="00464945">
        <w:rPr>
          <w:rFonts w:cs="Times New Roman"/>
          <w:iCs/>
          <w:sz w:val="24"/>
          <w:szCs w:val="28"/>
        </w:rPr>
        <w:t>2</w:t>
      </w:r>
      <w:r w:rsidR="004C63F4" w:rsidRPr="002806C4">
        <w:rPr>
          <w:rFonts w:cs="Times New Roman"/>
          <w:iCs/>
          <w:sz w:val="24"/>
          <w:szCs w:val="28"/>
        </w:rPr>
        <w:t>)</w:t>
      </w:r>
    </w:p>
    <w:p w14:paraId="33C3D25D" w14:textId="25E6328D" w:rsidR="004C63F4" w:rsidRDefault="00000000" w:rsidP="004C63F4">
      <w:pPr>
        <w:pStyle w:val="x"/>
        <w:ind w:left="2100" w:firstLineChars="0" w:firstLine="0"/>
        <w:jc w:val="right"/>
        <w:rPr>
          <w:rFonts w:cs="Times New Roman"/>
          <w:iCs/>
          <w:sz w:val="24"/>
          <w:szCs w:val="28"/>
        </w:rPr>
      </w:pPr>
      <m:oMath>
        <m:rad>
          <m:radPr>
            <m:degHide m:val="1"/>
            <m:ctrlPr>
              <w:rPr>
                <w:rFonts w:ascii="Cambria Math" w:hAnsi="Cambria Math" w:cs="Times New Roman"/>
                <w:iCs/>
                <w:sz w:val="32"/>
                <w:szCs w:val="36"/>
              </w:rPr>
            </m:ctrlPr>
          </m:radPr>
          <m:deg>
            <m:ctrlPr>
              <w:rPr>
                <w:rFonts w:ascii="Cambria Math" w:hAnsi="Cambria Math" w:cs="Times New Roman"/>
                <w:i/>
                <w:iCs/>
                <w:sz w:val="32"/>
                <w:szCs w:val="36"/>
              </w:rPr>
            </m:ctrlPr>
          </m:deg>
          <m:e>
            <m:r>
              <w:rPr>
                <w:rFonts w:ascii="Cambria Math" w:hAnsi="Cambria Math" w:cs="Times New Roman"/>
                <w:sz w:val="32"/>
                <w:szCs w:val="36"/>
              </w:rPr>
              <m:t>2</m:t>
            </m:r>
          </m:e>
        </m:rad>
        <m:sSub>
          <m:sSubPr>
            <m:ctrlPr>
              <w:rPr>
                <w:rFonts w:ascii="Cambria Math" w:hAnsi="Cambria Math" w:cs="Times New Roman"/>
                <w:i/>
                <w:iCs/>
                <w:sz w:val="32"/>
                <w:szCs w:val="36"/>
              </w:rPr>
            </m:ctrlPr>
          </m:sSubPr>
          <m:e>
            <m:r>
              <m:rPr>
                <m:sty m:val="p"/>
              </m:rPr>
              <w:rPr>
                <w:rFonts w:ascii="Cambria Math" w:hAnsi="Cambria Math" w:cs="Times New Roman"/>
                <w:sz w:val="32"/>
                <w:szCs w:val="36"/>
              </w:rPr>
              <m:t>ω</m:t>
            </m:r>
            <m:ctrlPr>
              <w:rPr>
                <w:rFonts w:ascii="Cambria Math" w:hAnsi="Cambria Math" w:cs="Times New Roman"/>
                <w:iCs/>
                <w:sz w:val="32"/>
                <w:szCs w:val="36"/>
              </w:rPr>
            </m:ctrlPr>
          </m:e>
          <m:sub>
            <m:r>
              <w:rPr>
                <w:rFonts w:ascii="Cambria Math" w:hAnsi="Cambria Math" w:cs="Times New Roman"/>
                <w:sz w:val="32"/>
                <w:szCs w:val="36"/>
              </w:rPr>
              <m:t>c</m:t>
            </m:r>
          </m:sub>
        </m:sSub>
        <m:r>
          <w:rPr>
            <w:rFonts w:ascii="Cambria Math" w:hAnsi="Cambria Math" w:cs="Times New Roman"/>
            <w:sz w:val="32"/>
            <w:szCs w:val="36"/>
          </w:rPr>
          <m:t>=</m:t>
        </m:r>
        <m:f>
          <m:fPr>
            <m:ctrlPr>
              <w:rPr>
                <w:rFonts w:ascii="Cambria Math" w:hAnsi="Cambria Math" w:cs="Times New Roman"/>
                <w:iCs/>
                <w:sz w:val="32"/>
                <w:szCs w:val="36"/>
              </w:rPr>
            </m:ctrlPr>
          </m:fPr>
          <m:num>
            <m:r>
              <w:rPr>
                <w:rFonts w:ascii="Cambria Math" w:hAnsi="Cambria Math" w:cs="Times New Roman"/>
                <w:sz w:val="32"/>
                <w:szCs w:val="36"/>
              </w:rPr>
              <m:t>1</m:t>
            </m:r>
            <m:ctrlPr>
              <w:rPr>
                <w:rFonts w:ascii="Cambria Math" w:hAnsi="Cambria Math" w:cs="Times New Roman"/>
                <w:i/>
                <w:iCs/>
                <w:sz w:val="32"/>
                <w:szCs w:val="36"/>
              </w:rPr>
            </m:ctrlPr>
          </m:num>
          <m:den>
            <m:r>
              <w:rPr>
                <w:rFonts w:ascii="Cambria Math" w:hAnsi="Cambria Math" w:cs="Times New Roman"/>
                <w:sz w:val="32"/>
                <w:szCs w:val="36"/>
              </w:rPr>
              <m:t>RC</m:t>
            </m:r>
            <m:ctrlPr>
              <w:rPr>
                <w:rFonts w:ascii="Cambria Math" w:hAnsi="Cambria Math" w:cs="Times New Roman"/>
                <w:i/>
                <w:iCs/>
                <w:sz w:val="32"/>
                <w:szCs w:val="36"/>
              </w:rPr>
            </m:ctrlPr>
          </m:den>
        </m:f>
      </m:oMath>
      <w:r w:rsidR="004C63F4" w:rsidRPr="00B229AE">
        <w:rPr>
          <w:rFonts w:cs="Times New Roman"/>
          <w:iCs/>
          <w:sz w:val="32"/>
          <w:szCs w:val="36"/>
        </w:rPr>
        <w:tab/>
      </w:r>
      <w:r w:rsidR="004C63F4">
        <w:rPr>
          <w:rFonts w:cs="Times New Roman"/>
          <w:iCs/>
          <w:sz w:val="24"/>
          <w:szCs w:val="28"/>
        </w:rPr>
        <w:tab/>
      </w:r>
      <w:r w:rsidR="004C63F4">
        <w:rPr>
          <w:rFonts w:cs="Times New Roman"/>
          <w:iCs/>
          <w:sz w:val="24"/>
          <w:szCs w:val="28"/>
        </w:rPr>
        <w:tab/>
      </w:r>
      <w:r w:rsidR="004C63F4">
        <w:rPr>
          <w:rFonts w:cs="Times New Roman"/>
          <w:iCs/>
          <w:sz w:val="24"/>
          <w:szCs w:val="28"/>
        </w:rPr>
        <w:tab/>
      </w:r>
      <w:r w:rsidR="004C63F4">
        <w:rPr>
          <w:rFonts w:cs="Times New Roman"/>
          <w:iCs/>
          <w:sz w:val="24"/>
          <w:szCs w:val="28"/>
        </w:rPr>
        <w:tab/>
      </w:r>
      <w:r w:rsidR="004C63F4">
        <w:rPr>
          <w:rFonts w:cs="Times New Roman"/>
          <w:iCs/>
          <w:sz w:val="24"/>
          <w:szCs w:val="28"/>
        </w:rPr>
        <w:tab/>
      </w:r>
      <w:r w:rsidR="004C63F4">
        <w:rPr>
          <w:rFonts w:cs="Times New Roman"/>
          <w:iCs/>
          <w:sz w:val="24"/>
          <w:szCs w:val="28"/>
        </w:rPr>
        <w:tab/>
      </w:r>
      <w:r w:rsidR="004C63F4">
        <w:rPr>
          <w:rFonts w:cs="Times New Roman"/>
          <w:iCs/>
          <w:sz w:val="24"/>
          <w:szCs w:val="28"/>
        </w:rPr>
        <w:tab/>
      </w:r>
      <w:r w:rsidR="004C63F4">
        <w:rPr>
          <w:rFonts w:cs="Times New Roman"/>
          <w:iCs/>
          <w:sz w:val="24"/>
          <w:szCs w:val="28"/>
        </w:rPr>
        <w:tab/>
      </w:r>
      <w:r w:rsidR="004C63F4">
        <w:rPr>
          <w:rFonts w:cs="Times New Roman"/>
          <w:iCs/>
          <w:sz w:val="24"/>
          <w:szCs w:val="28"/>
        </w:rPr>
        <w:tab/>
      </w:r>
      <w:r w:rsidR="004C63F4" w:rsidRPr="002806C4">
        <w:rPr>
          <w:rFonts w:cs="Times New Roman"/>
          <w:iCs/>
          <w:sz w:val="24"/>
          <w:szCs w:val="28"/>
        </w:rPr>
        <w:t>(</w:t>
      </w:r>
      <w:r w:rsidR="002806C4">
        <w:rPr>
          <w:rFonts w:cs="Times New Roman" w:hint="eastAsia"/>
          <w:iCs/>
          <w:sz w:val="24"/>
          <w:szCs w:val="28"/>
        </w:rPr>
        <w:t>2-</w:t>
      </w:r>
      <w:r w:rsidR="002806C4" w:rsidRPr="002806C4">
        <w:rPr>
          <w:rFonts w:cs="Times New Roman"/>
        </w:rPr>
        <w:t>1-</w:t>
      </w:r>
      <w:r w:rsidR="004C63F4" w:rsidRPr="002806C4">
        <w:rPr>
          <w:rFonts w:cs="Times New Roman"/>
          <w:iCs/>
          <w:sz w:val="24"/>
          <w:szCs w:val="28"/>
        </w:rPr>
        <w:t>3)</w:t>
      </w:r>
      <w:commentRangeEnd w:id="3"/>
      <w:r w:rsidR="007B296E">
        <w:rPr>
          <w:rStyle w:val="af"/>
          <w:rFonts w:asciiTheme="minorHAnsi" w:eastAsiaTheme="minorEastAsia" w:hAnsiTheme="minorHAnsi"/>
        </w:rPr>
        <w:commentReference w:id="3"/>
      </w:r>
    </w:p>
    <w:p w14:paraId="7A69FC3E" w14:textId="77777777" w:rsidR="004C63F4" w:rsidRDefault="004C63F4" w:rsidP="004C63F4">
      <w:pPr>
        <w:pStyle w:val="x"/>
        <w:ind w:firstLine="420"/>
      </w:pPr>
      <w:r>
        <w:rPr>
          <w:rFonts w:cs="Times New Roman" w:hint="eastAsia"/>
        </w:rPr>
        <w:t>这里忽略三相进线阻抗、二极管正向压降以及换相重叠角；</w:t>
      </w:r>
      <w:r w:rsidRPr="00464945">
        <w:rPr>
          <w:rFonts w:cs="Times New Roman"/>
        </w:rPr>
        <w:t>50Hz</w:t>
      </w:r>
      <w:r>
        <w:rPr>
          <w:rFonts w:hint="eastAsia"/>
        </w:rPr>
        <w:t>三相交流输入电压经过全桥不控整流过后，电压波形如图</w:t>
      </w:r>
      <w:r w:rsidRPr="00464945">
        <w:rPr>
          <w:rFonts w:cs="Times New Roman"/>
        </w:rPr>
        <w:t>2</w:t>
      </w:r>
      <w:r w:rsidRPr="00406F2B">
        <w:rPr>
          <w:rFonts w:cs="Times New Roman"/>
        </w:rPr>
        <w:t>.</w:t>
      </w:r>
      <w:r>
        <w:rPr>
          <w:rFonts w:cs="Times New Roman" w:hint="eastAsia"/>
        </w:rPr>
        <w:t>2</w:t>
      </w:r>
      <w:r>
        <w:rPr>
          <w:rFonts w:cs="Times New Roman" w:hint="eastAsia"/>
        </w:rPr>
        <w:t>，该波形为直流分量与谐波分量的叠加，采用傅里叶级数</w:t>
      </w:r>
      <w:r>
        <w:rPr>
          <w:rFonts w:cs="Times New Roman"/>
        </w:rPr>
        <w:fldChar w:fldCharType="begin"/>
      </w:r>
      <w:r>
        <w:rPr>
          <w:rFonts w:cs="Times New Roman"/>
        </w:rPr>
        <w:instrText xml:space="preserve"> ADDIN ZOTERO_ITEM CSL_CITATION {"citationID":"xhQL2r7Q","properties":{"formattedCitation":"\\super [1]\\nosupersub{}","plainCitation":"[1]","noteIndex":0},"citationItems":[{"id":35,"uris":["http://zotero.org/users/local/Afw23keV/items/B8I6HQCZ"],"itemDat</w:instrText>
      </w:r>
      <w:r>
        <w:rPr>
          <w:rFonts w:cs="Times New Roman" w:hint="eastAsia"/>
        </w:rPr>
        <w:instrText>a":{"id":35,"type":"document","title":"LC</w:instrText>
      </w:r>
      <w:r>
        <w:rPr>
          <w:rFonts w:cs="Times New Roman" w:hint="eastAsia"/>
        </w:rPr>
        <w:instrText>滤波的三相桥式整流电路网侧谐波分析</w:instrText>
      </w:r>
      <w:r>
        <w:rPr>
          <w:rFonts w:cs="Times New Roman" w:hint="eastAsia"/>
        </w:rPr>
        <w:instrText>_</w:instrText>
      </w:r>
      <w:r>
        <w:rPr>
          <w:rFonts w:cs="Times New Roman" w:hint="eastAsia"/>
        </w:rPr>
        <w:instrText>裴云庆</w:instrText>
      </w:r>
      <w:r>
        <w:rPr>
          <w:rFonts w:cs="Times New Roman" w:hint="eastAsia"/>
        </w:rPr>
        <w:instrText xml:space="preserve">.pdf"}}],"schema":"https://github.com/citation-style-language/schema/raw/master/csl-citation.json"} </w:instrText>
      </w:r>
      <w:r>
        <w:rPr>
          <w:rFonts w:cs="Times New Roman"/>
        </w:rPr>
        <w:fldChar w:fldCharType="separate"/>
      </w:r>
      <w:r w:rsidRPr="001C65AE">
        <w:rPr>
          <w:rFonts w:cs="Times New Roman"/>
          <w:kern w:val="0"/>
          <w:szCs w:val="24"/>
          <w:vertAlign w:val="superscript"/>
        </w:rPr>
        <w:t>[</w:t>
      </w:r>
      <w:r w:rsidRPr="00464945">
        <w:rPr>
          <w:rFonts w:cs="Times New Roman"/>
          <w:kern w:val="0"/>
          <w:szCs w:val="24"/>
          <w:vertAlign w:val="superscript"/>
        </w:rPr>
        <w:t>1</w:t>
      </w:r>
      <w:r w:rsidRPr="001C65AE">
        <w:rPr>
          <w:rFonts w:cs="Times New Roman"/>
          <w:kern w:val="0"/>
          <w:szCs w:val="24"/>
          <w:vertAlign w:val="superscript"/>
        </w:rPr>
        <w:t>]</w:t>
      </w:r>
      <w:r>
        <w:rPr>
          <w:rFonts w:cs="Times New Roman"/>
        </w:rPr>
        <w:fldChar w:fldCharType="end"/>
      </w:r>
      <w:r>
        <w:rPr>
          <w:rFonts w:cs="Times New Roman" w:hint="eastAsia"/>
        </w:rPr>
        <w:t>可以表示为</w:t>
      </w:r>
      <w:r>
        <w:rPr>
          <w:rFonts w:hint="eastAsia"/>
        </w:rPr>
        <w:t>：</w:t>
      </w:r>
    </w:p>
    <w:p w14:paraId="4EFEDB25" w14:textId="23C2B29C" w:rsidR="004C63F4" w:rsidRPr="00770987" w:rsidRDefault="00000000" w:rsidP="004C63F4">
      <w:pPr>
        <w:pStyle w:val="x"/>
        <w:ind w:firstLine="420"/>
      </w:pPr>
      <m:oMathPara>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m:t>
          </m:r>
          <m:nary>
            <m:naryPr>
              <m:chr m:val="∑"/>
              <m:ctrlPr>
                <w:rPr>
                  <w:rFonts w:ascii="Cambria Math" w:hAnsi="Cambria Math"/>
                </w:rPr>
              </m:ctrlPr>
            </m:naryPr>
            <m:sub>
              <m:r>
                <w:rPr>
                  <w:rFonts w:ascii="Cambria Math" w:hAnsi="Cambria Math"/>
                </w:rPr>
                <m:t>n=</m:t>
              </m:r>
              <m:r>
                <w:rPr>
                  <w:rFonts w:ascii="Cambria Math" w:hAnsi="Cambria Math" w:cs="Times New Roman"/>
                </w:rPr>
                <m:t>6</m:t>
              </m:r>
              <m:r>
                <w:rPr>
                  <w:rFonts w:ascii="Cambria Math" w:hAnsi="Cambria Math"/>
                </w:rPr>
                <m:t>k</m:t>
              </m:r>
              <m:ctrlPr>
                <w:rPr>
                  <w:rFonts w:ascii="Cambria Math" w:hAnsi="Cambria Math"/>
                  <w:i/>
                </w:rPr>
              </m:ctrlPr>
            </m:sub>
            <m:sup>
              <m:r>
                <m:rPr>
                  <m:sty m:val="p"/>
                </m:rPr>
                <w:rPr>
                  <w:rFonts w:ascii="Cambria Math" w:hAnsi="Cambria Math" w:hint="eastAsia"/>
                </w:rPr>
                <m:t>∞</m:t>
              </m:r>
              <m:ctrlPr>
                <w:rPr>
                  <w:rFonts w:ascii="Cambria Math" w:hAnsi="Cambria Math"/>
                  <w:i/>
                </w:rPr>
              </m:ctrlPr>
            </m:sup>
            <m:e>
              <m:rad>
                <m:radPr>
                  <m:degHide m:val="1"/>
                  <m:ctrlPr>
                    <w:rPr>
                      <w:rFonts w:ascii="Cambria Math" w:hAnsi="Cambria Math"/>
                    </w:rPr>
                  </m:ctrlPr>
                </m:radPr>
                <m:deg>
                  <m:ctrlPr>
                    <w:rPr>
                      <w:rFonts w:ascii="Cambria Math" w:hAnsi="Cambria Math"/>
                      <w:i/>
                    </w:rPr>
                  </m:ctrlPr>
                </m:deg>
                <m:e>
                  <m:r>
                    <w:rPr>
                      <w:rFonts w:ascii="Cambria Math" w:hAnsi="Cambria Math" w:cs="Times New Roman"/>
                    </w:rPr>
                    <m:t>2</m:t>
                  </m:r>
                </m:e>
              </m:rad>
            </m:e>
          </m:nary>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cosn</m:t>
          </m:r>
          <m:r>
            <m:rPr>
              <m:sty m:val="p"/>
            </m:rPr>
            <w:rPr>
              <w:rFonts w:ascii="Cambria Math" w:hAnsi="Cambria Math"/>
            </w:rPr>
            <m:t>ω</m:t>
          </m:r>
          <m:r>
            <w:rPr>
              <w:rFonts w:ascii="Cambria Math" w:hAnsi="Cambria Math"/>
            </w:rPr>
            <m:t>t</m:t>
          </m:r>
          <m:d>
            <m:dPr>
              <m:ctrlPr>
                <w:rPr>
                  <w:rFonts w:ascii="Cambria Math" w:hAnsi="Cambria Math"/>
                  <w:i/>
                </w:rPr>
              </m:ctrlPr>
            </m:dPr>
            <m:e>
              <m:r>
                <w:rPr>
                  <w:rFonts w:ascii="Cambria Math" w:hAnsi="Cambria Math"/>
                </w:rPr>
                <m:t>k=</m:t>
              </m:r>
              <m:r>
                <w:rPr>
                  <w:rFonts w:ascii="Cambria Math" w:hAnsi="Cambria Math" w:cs="Times New Roman"/>
                </w:rPr>
                <m:t>1</m:t>
              </m:r>
              <m:r>
                <w:rPr>
                  <w:rFonts w:ascii="Cambria Math" w:hAnsi="Cambria Math"/>
                </w:rPr>
                <m:t>,</m:t>
              </m:r>
              <m:r>
                <w:rPr>
                  <w:rFonts w:ascii="Cambria Math" w:hAnsi="Cambria Math" w:cs="Times New Roman"/>
                </w:rPr>
                <m:t>2</m:t>
              </m:r>
              <m:r>
                <w:rPr>
                  <w:rFonts w:ascii="Cambria Math" w:hAnsi="Cambria Math"/>
                </w:rPr>
                <m:t>,3…</m:t>
              </m:r>
            </m:e>
          </m:d>
        </m:oMath>
      </m:oMathPara>
    </w:p>
    <w:p w14:paraId="222A07C4" w14:textId="28B5F19D" w:rsidR="004C63F4" w:rsidRPr="00180B84" w:rsidRDefault="00000000" w:rsidP="004C63F4">
      <w:pPr>
        <w:pStyle w:val="x"/>
        <w:ind w:firstLine="480"/>
        <w:jc w:val="right"/>
        <w:rPr>
          <w:rFonts w:ascii="Cambria Math" w:hAnsi="Cambria Math"/>
          <w:iCs/>
          <w:vertAlign w:val="superscript"/>
        </w:rPr>
      </w:pPr>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d</m:t>
            </m:r>
          </m:sub>
        </m:sSub>
        <m:r>
          <w:rPr>
            <w:rFonts w:ascii="Cambria Math" w:hAnsi="Cambria Math"/>
            <w:sz w:val="24"/>
            <w:szCs w:val="28"/>
          </w:rPr>
          <m:t>=</m:t>
        </m:r>
        <m:r>
          <w:rPr>
            <w:rFonts w:ascii="Cambria Math" w:hAnsi="Cambria Math" w:cs="Times New Roman"/>
            <w:sz w:val="24"/>
            <w:szCs w:val="28"/>
          </w:rPr>
          <m:t>1</m:t>
        </m:r>
        <m:r>
          <w:rPr>
            <w:rFonts w:ascii="Cambria Math" w:hAnsi="Cambria Math"/>
            <w:sz w:val="24"/>
            <w:szCs w:val="28"/>
          </w:rPr>
          <m:t>.</m:t>
        </m:r>
        <m:r>
          <w:rPr>
            <w:rFonts w:ascii="Cambria Math" w:hAnsi="Cambria Math" w:cs="Times New Roman"/>
            <w:sz w:val="24"/>
            <w:szCs w:val="28"/>
          </w:rPr>
          <m:t>35</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p</m:t>
            </m:r>
          </m:sub>
        </m:sSub>
        <m:d>
          <m:dPr>
            <m:begChr m:val="["/>
            <m:endChr m:val="]"/>
            <m:ctrlPr>
              <w:rPr>
                <w:rFonts w:ascii="Cambria Math" w:hAnsi="Cambria Math"/>
                <w:i/>
                <w:sz w:val="24"/>
                <w:szCs w:val="28"/>
              </w:rPr>
            </m:ctrlPr>
          </m:dPr>
          <m:e>
            <m:r>
              <w:rPr>
                <w:rFonts w:ascii="Cambria Math" w:hAnsi="Cambria Math" w:cs="Times New Roman"/>
                <w:sz w:val="24"/>
                <w:szCs w:val="28"/>
              </w:rPr>
              <m:t>1</m:t>
            </m:r>
            <m:r>
              <w:rPr>
                <w:rFonts w:ascii="Cambria Math" w:hAnsi="Cambria Math"/>
                <w:sz w:val="24"/>
                <w:szCs w:val="28"/>
              </w:rPr>
              <m:t>+</m:t>
            </m:r>
            <m:f>
              <m:fPr>
                <m:ctrlPr>
                  <w:rPr>
                    <w:rFonts w:ascii="Cambria Math" w:hAnsi="Cambria Math"/>
                    <w:sz w:val="24"/>
                    <w:szCs w:val="28"/>
                  </w:rPr>
                </m:ctrlPr>
              </m:fPr>
              <m:num>
                <m:r>
                  <w:rPr>
                    <w:rFonts w:ascii="Cambria Math" w:hAnsi="Cambria Math" w:cs="Times New Roman"/>
                    <w:sz w:val="24"/>
                    <w:szCs w:val="28"/>
                  </w:rPr>
                  <m:t>2</m:t>
                </m:r>
                <m:r>
                  <w:rPr>
                    <w:rFonts w:ascii="Cambria Math" w:hAnsi="Cambria Math"/>
                    <w:sz w:val="24"/>
                    <w:szCs w:val="28"/>
                  </w:rPr>
                  <m:t>cos</m:t>
                </m:r>
                <m:r>
                  <w:rPr>
                    <w:rFonts w:ascii="Cambria Math" w:hAnsi="Cambria Math" w:cs="Times New Roman"/>
                    <w:sz w:val="24"/>
                    <w:szCs w:val="28"/>
                  </w:rPr>
                  <m:t>6</m:t>
                </m:r>
                <m:r>
                  <m:rPr>
                    <m:sty m:val="p"/>
                  </m:rPr>
                  <w:rPr>
                    <w:rFonts w:ascii="Cambria Math" w:hAnsi="Cambria Math"/>
                    <w:sz w:val="24"/>
                    <w:szCs w:val="28"/>
                  </w:rPr>
                  <m:t>ω</m:t>
                </m:r>
                <m:r>
                  <w:rPr>
                    <w:rFonts w:ascii="Cambria Math" w:hAnsi="Cambria Math"/>
                    <w:sz w:val="24"/>
                    <w:szCs w:val="28"/>
                  </w:rPr>
                  <m:t>t</m:t>
                </m:r>
                <m:ctrlPr>
                  <w:rPr>
                    <w:rFonts w:ascii="Cambria Math" w:hAnsi="Cambria Math"/>
                    <w:i/>
                    <w:sz w:val="24"/>
                    <w:szCs w:val="28"/>
                  </w:rPr>
                </m:ctrlPr>
              </m:num>
              <m:den>
                <m:r>
                  <w:rPr>
                    <w:rFonts w:ascii="Cambria Math" w:hAnsi="Cambria Math" w:cs="Times New Roman"/>
                    <w:sz w:val="24"/>
                    <w:szCs w:val="28"/>
                  </w:rPr>
                  <m:t>5</m:t>
                </m:r>
                <m:r>
                  <m:rPr>
                    <m:sty m:val="p"/>
                  </m:rPr>
                  <w:rPr>
                    <w:rFonts w:ascii="Cambria Math" w:hAnsi="Cambria Math" w:hint="eastAsia"/>
                    <w:sz w:val="24"/>
                    <w:szCs w:val="28"/>
                  </w:rPr>
                  <m:t>×</m:t>
                </m:r>
                <m:r>
                  <w:rPr>
                    <w:rFonts w:ascii="Cambria Math" w:hAnsi="Cambria Math" w:cs="Times New Roman"/>
                    <w:sz w:val="24"/>
                    <w:szCs w:val="28"/>
                  </w:rPr>
                  <m:t>7</m:t>
                </m:r>
                <m:ctrlPr>
                  <w:rPr>
                    <w:rFonts w:ascii="Cambria Math" w:hAnsi="Cambria Math"/>
                    <w:i/>
                    <w:sz w:val="24"/>
                    <w:szCs w:val="28"/>
                  </w:rPr>
                </m:ctrlPr>
              </m:den>
            </m:f>
            <m:r>
              <w:rPr>
                <w:rFonts w:ascii="Cambria Math" w:eastAsia="微软雅黑" w:hAnsi="Cambria Math" w:cs="微软雅黑"/>
                <w:sz w:val="24"/>
                <w:szCs w:val="28"/>
              </w:rPr>
              <m:t>-</m:t>
            </m:r>
            <m:f>
              <m:fPr>
                <m:ctrlPr>
                  <w:rPr>
                    <w:rFonts w:ascii="Cambria Math" w:eastAsia="微软雅黑" w:hAnsi="Cambria Math" w:cs="微软雅黑"/>
                    <w:sz w:val="24"/>
                    <w:szCs w:val="28"/>
                  </w:rPr>
                </m:ctrlPr>
              </m:fPr>
              <m:num>
                <m:r>
                  <w:rPr>
                    <w:rFonts w:ascii="Cambria Math" w:eastAsia="微软雅黑" w:hAnsi="Cambria Math" w:cs="Times New Roman"/>
                    <w:sz w:val="24"/>
                    <w:szCs w:val="28"/>
                  </w:rPr>
                  <m:t>2</m:t>
                </m:r>
                <m:r>
                  <w:rPr>
                    <w:rFonts w:ascii="Cambria Math" w:eastAsia="微软雅黑" w:hAnsi="Cambria Math" w:cs="微软雅黑"/>
                    <w:sz w:val="24"/>
                    <w:szCs w:val="28"/>
                  </w:rPr>
                  <m:t>cos</m:t>
                </m:r>
                <m:r>
                  <w:rPr>
                    <w:rFonts w:ascii="Cambria Math" w:eastAsia="微软雅黑" w:hAnsi="Cambria Math" w:cs="Times New Roman"/>
                    <w:sz w:val="24"/>
                    <w:szCs w:val="28"/>
                  </w:rPr>
                  <m:t>12</m:t>
                </m:r>
                <m:r>
                  <m:rPr>
                    <m:sty m:val="p"/>
                  </m:rPr>
                  <w:rPr>
                    <w:rFonts w:ascii="Cambria Math" w:eastAsia="微软雅黑" w:hAnsi="Cambria Math" w:cs="微软雅黑"/>
                    <w:sz w:val="24"/>
                    <w:szCs w:val="28"/>
                  </w:rPr>
                  <m:t>ω</m:t>
                </m:r>
                <m:r>
                  <w:rPr>
                    <w:rFonts w:ascii="Cambria Math" w:eastAsia="微软雅黑" w:hAnsi="Cambria Math" w:cs="微软雅黑"/>
                    <w:sz w:val="24"/>
                    <w:szCs w:val="28"/>
                  </w:rPr>
                  <m:t>t</m:t>
                </m:r>
                <m:ctrlPr>
                  <w:rPr>
                    <w:rFonts w:ascii="Cambria Math" w:eastAsia="微软雅黑" w:hAnsi="Cambria Math" w:cs="微软雅黑"/>
                    <w:i/>
                    <w:sz w:val="24"/>
                    <w:szCs w:val="28"/>
                  </w:rPr>
                </m:ctrlPr>
              </m:num>
              <m:den>
                <m:r>
                  <w:rPr>
                    <w:rFonts w:ascii="Cambria Math" w:eastAsia="微软雅黑" w:hAnsi="Cambria Math" w:cs="Times New Roman"/>
                    <w:sz w:val="24"/>
                    <w:szCs w:val="28"/>
                  </w:rPr>
                  <m:t>11</m:t>
                </m:r>
                <m:r>
                  <m:rPr>
                    <m:sty m:val="p"/>
                  </m:rPr>
                  <w:rPr>
                    <w:rFonts w:ascii="Cambria Math" w:eastAsia="微软雅黑" w:hAnsi="Cambria Math" w:cs="微软雅黑" w:hint="eastAsia"/>
                    <w:sz w:val="24"/>
                    <w:szCs w:val="28"/>
                  </w:rPr>
                  <m:t>×</m:t>
                </m:r>
                <m:r>
                  <w:rPr>
                    <w:rFonts w:ascii="Cambria Math" w:eastAsia="微软雅黑" w:hAnsi="Cambria Math" w:cs="Times New Roman"/>
                    <w:sz w:val="24"/>
                    <w:szCs w:val="28"/>
                  </w:rPr>
                  <m:t>13</m:t>
                </m:r>
                <m:ctrlPr>
                  <w:rPr>
                    <w:rFonts w:ascii="Cambria Math" w:eastAsia="微软雅黑" w:hAnsi="Cambria Math" w:cs="微软雅黑"/>
                    <w:i/>
                    <w:sz w:val="24"/>
                    <w:szCs w:val="28"/>
                  </w:rPr>
                </m:ctrlPr>
              </m:den>
            </m:f>
            <m:r>
              <w:rPr>
                <w:rFonts w:ascii="Cambria Math" w:eastAsia="微软雅黑" w:hAnsi="Cambria Math" w:cs="微软雅黑"/>
                <w:sz w:val="24"/>
                <w:szCs w:val="28"/>
              </w:rPr>
              <m:t>+</m:t>
            </m:r>
            <m:f>
              <m:fPr>
                <m:ctrlPr>
                  <w:rPr>
                    <w:rFonts w:ascii="Cambria Math" w:eastAsia="微软雅黑" w:hAnsi="Cambria Math" w:cs="微软雅黑"/>
                    <w:sz w:val="24"/>
                    <w:szCs w:val="28"/>
                  </w:rPr>
                </m:ctrlPr>
              </m:fPr>
              <m:num>
                <m:r>
                  <w:rPr>
                    <w:rFonts w:ascii="Cambria Math" w:eastAsia="微软雅黑" w:hAnsi="Cambria Math" w:cs="Times New Roman"/>
                    <w:sz w:val="24"/>
                    <w:szCs w:val="28"/>
                  </w:rPr>
                  <m:t>2</m:t>
                </m:r>
                <m:r>
                  <w:rPr>
                    <w:rFonts w:ascii="Cambria Math" w:eastAsia="微软雅黑" w:hAnsi="Cambria Math" w:cs="微软雅黑"/>
                    <w:sz w:val="24"/>
                    <w:szCs w:val="28"/>
                  </w:rPr>
                  <m:t>cos</m:t>
                </m:r>
                <m:r>
                  <w:rPr>
                    <w:rFonts w:ascii="Cambria Math" w:eastAsia="微软雅黑" w:hAnsi="Cambria Math" w:cs="Times New Roman"/>
                    <w:sz w:val="24"/>
                    <w:szCs w:val="28"/>
                  </w:rPr>
                  <m:t>18</m:t>
                </m:r>
                <m:r>
                  <m:rPr>
                    <m:sty m:val="p"/>
                  </m:rPr>
                  <w:rPr>
                    <w:rFonts w:ascii="Cambria Math" w:eastAsia="微软雅黑" w:hAnsi="Cambria Math" w:cs="微软雅黑"/>
                    <w:sz w:val="24"/>
                    <w:szCs w:val="28"/>
                  </w:rPr>
                  <m:t>ω</m:t>
                </m:r>
                <m:r>
                  <w:rPr>
                    <w:rFonts w:ascii="Cambria Math" w:eastAsia="微软雅黑" w:hAnsi="Cambria Math" w:cs="微软雅黑"/>
                    <w:sz w:val="24"/>
                    <w:szCs w:val="28"/>
                  </w:rPr>
                  <m:t>t</m:t>
                </m:r>
                <m:ctrlPr>
                  <w:rPr>
                    <w:rFonts w:ascii="Cambria Math" w:eastAsia="微软雅黑" w:hAnsi="Cambria Math" w:cs="微软雅黑"/>
                    <w:i/>
                    <w:sz w:val="24"/>
                    <w:szCs w:val="28"/>
                  </w:rPr>
                </m:ctrlPr>
              </m:num>
              <m:den>
                <m:r>
                  <w:rPr>
                    <w:rFonts w:ascii="Cambria Math" w:eastAsia="微软雅黑" w:hAnsi="Cambria Math" w:cs="Times New Roman"/>
                    <w:sz w:val="24"/>
                    <w:szCs w:val="28"/>
                  </w:rPr>
                  <m:t>17</m:t>
                </m:r>
                <m:r>
                  <m:rPr>
                    <m:sty m:val="p"/>
                  </m:rPr>
                  <w:rPr>
                    <w:rFonts w:ascii="Cambria Math" w:eastAsia="微软雅黑" w:hAnsi="Cambria Math" w:cs="微软雅黑" w:hint="eastAsia"/>
                    <w:sz w:val="24"/>
                    <w:szCs w:val="28"/>
                  </w:rPr>
                  <m:t>×</m:t>
                </m:r>
                <m:r>
                  <w:rPr>
                    <w:rFonts w:ascii="Cambria Math" w:eastAsia="微软雅黑" w:hAnsi="Cambria Math" w:cs="Times New Roman"/>
                    <w:sz w:val="24"/>
                    <w:szCs w:val="28"/>
                  </w:rPr>
                  <m:t>19</m:t>
                </m:r>
                <m:ctrlPr>
                  <w:rPr>
                    <w:rFonts w:ascii="Cambria Math" w:eastAsia="微软雅黑" w:hAnsi="Cambria Math" w:cs="微软雅黑"/>
                    <w:i/>
                    <w:sz w:val="24"/>
                    <w:szCs w:val="28"/>
                  </w:rPr>
                </m:ctrlPr>
              </m:den>
            </m:f>
            <m:r>
              <w:rPr>
                <w:rFonts w:ascii="Cambria Math" w:eastAsia="微软雅黑" w:hAnsi="Cambria Math" w:cs="微软雅黑"/>
                <w:sz w:val="24"/>
                <w:szCs w:val="28"/>
              </w:rPr>
              <m:t>-…</m:t>
            </m:r>
            <m:ctrlPr>
              <w:rPr>
                <w:rFonts w:ascii="Cambria Math" w:eastAsia="微软雅黑" w:hAnsi="Cambria Math" w:cs="微软雅黑"/>
                <w:i/>
                <w:sz w:val="24"/>
                <w:szCs w:val="28"/>
              </w:rPr>
            </m:ctrlPr>
          </m:e>
        </m:d>
      </m:oMath>
      <w:r w:rsidR="004C63F4">
        <w:rPr>
          <w:rFonts w:ascii="Cambria Math" w:hAnsi="Cambria Math"/>
        </w:rPr>
        <w:tab/>
        <w:t xml:space="preserve">   </w:t>
      </w:r>
      <w:r w:rsidR="004C63F4" w:rsidRPr="002806C4">
        <w:rPr>
          <w:rFonts w:cs="Times New Roman"/>
          <w:iCs/>
        </w:rPr>
        <w:t>(</w:t>
      </w:r>
      <w:r w:rsidR="002806C4">
        <w:rPr>
          <w:rFonts w:cs="Times New Roman" w:hint="eastAsia"/>
          <w:iCs/>
          <w:sz w:val="24"/>
          <w:szCs w:val="28"/>
        </w:rPr>
        <w:t>2-</w:t>
      </w:r>
      <w:r w:rsidR="002806C4" w:rsidRPr="002806C4">
        <w:rPr>
          <w:rFonts w:cs="Times New Roman"/>
        </w:rPr>
        <w:t>1-</w:t>
      </w:r>
      <w:r w:rsidR="004C63F4" w:rsidRPr="002806C4">
        <w:rPr>
          <w:rFonts w:cs="Times New Roman"/>
          <w:iCs/>
        </w:rPr>
        <w:t>4)</w:t>
      </w:r>
    </w:p>
    <w:p w14:paraId="41789E34" w14:textId="77777777" w:rsidR="004C63F4" w:rsidRDefault="004C63F4" w:rsidP="004C63F4">
      <w:pPr>
        <w:pStyle w:val="x"/>
        <w:ind w:firstLine="420"/>
        <w:jc w:val="left"/>
        <w:rPr>
          <w:rFonts w:ascii="Cambria Math" w:hAnsi="Cambria Math"/>
          <w:iCs/>
        </w:rPr>
      </w:pPr>
      <w:r>
        <w:rPr>
          <w:rFonts w:ascii="Cambria Math" w:hAnsi="Cambria Math" w:hint="eastAsia"/>
          <w:iCs/>
        </w:rPr>
        <w:t>式中</w:t>
      </w:r>
      <w:r w:rsidRPr="00464945">
        <w:rPr>
          <w:rFonts w:cs="Times New Roman"/>
          <w:iCs/>
        </w:rPr>
        <w:t>U</w:t>
      </w:r>
      <w:r w:rsidRPr="00464945">
        <w:rPr>
          <w:rFonts w:cs="Times New Roman"/>
          <w:iCs/>
          <w:vertAlign w:val="subscript"/>
        </w:rPr>
        <w:t>p</w:t>
      </w:r>
      <w:r>
        <w:rPr>
          <w:rFonts w:ascii="Cambria Math" w:hAnsi="Cambria Math" w:hint="eastAsia"/>
          <w:iCs/>
        </w:rPr>
        <w:t>为交流侧线电压有效值。</w:t>
      </w:r>
    </w:p>
    <w:p w14:paraId="51221C2C" w14:textId="5E517C0D" w:rsidR="004708EC" w:rsidRDefault="000D0EA5" w:rsidP="004C63F4">
      <w:pPr>
        <w:pStyle w:val="x"/>
        <w:ind w:firstLine="420"/>
        <w:jc w:val="left"/>
        <w:rPr>
          <w:rFonts w:ascii="Cambria Math" w:hAnsi="Cambria Math"/>
          <w:iCs/>
        </w:rPr>
      </w:pPr>
      <w:r>
        <w:rPr>
          <w:rFonts w:ascii="Cambria Math" w:hAnsi="Cambria Math" w:hint="eastAsia"/>
          <w:iCs/>
        </w:rPr>
        <w:t>由式</w:t>
      </w:r>
      <w:r>
        <w:rPr>
          <w:rFonts w:ascii="Cambria Math" w:hAnsi="Cambria Math" w:hint="eastAsia"/>
          <w:iCs/>
        </w:rPr>
        <w:t>(</w:t>
      </w:r>
      <w:r>
        <w:rPr>
          <w:rFonts w:ascii="Cambria Math" w:hAnsi="Cambria Math"/>
          <w:iCs/>
        </w:rPr>
        <w:t>2-1-4)</w:t>
      </w:r>
      <w:r>
        <w:rPr>
          <w:rFonts w:ascii="Cambria Math" w:hAnsi="Cambria Math" w:hint="eastAsia"/>
          <w:iCs/>
        </w:rPr>
        <w:t>，三相</w:t>
      </w:r>
      <w:r w:rsidR="000473F9">
        <w:rPr>
          <w:rFonts w:ascii="Cambria Math" w:hAnsi="Cambria Math" w:hint="eastAsia"/>
          <w:iCs/>
        </w:rPr>
        <w:t>全桥不控</w:t>
      </w:r>
      <w:r>
        <w:rPr>
          <w:rFonts w:ascii="Cambria Math" w:hAnsi="Cambria Math" w:hint="eastAsia"/>
          <w:iCs/>
        </w:rPr>
        <w:t>整流</w:t>
      </w:r>
      <w:r w:rsidR="000473F9">
        <w:rPr>
          <w:rFonts w:ascii="Cambria Math" w:hAnsi="Cambria Math" w:hint="eastAsia"/>
          <w:iCs/>
        </w:rPr>
        <w:t>后的直流电压主要谐波成分</w:t>
      </w:r>
      <w:r w:rsidR="005C28D9">
        <w:rPr>
          <w:rFonts w:ascii="Cambria Math" w:hAnsi="Cambria Math" w:hint="eastAsia"/>
          <w:iCs/>
        </w:rPr>
        <w:t>是</w:t>
      </w:r>
      <w:r w:rsidR="005C28D9">
        <w:rPr>
          <w:rFonts w:ascii="Cambria Math" w:hAnsi="Cambria Math" w:hint="eastAsia"/>
          <w:iCs/>
        </w:rPr>
        <w:t>6</w:t>
      </w:r>
      <w:r w:rsidR="005C28D9">
        <w:rPr>
          <w:rFonts w:ascii="Cambria Math" w:hAnsi="Cambria Math" w:hint="eastAsia"/>
          <w:iCs/>
        </w:rPr>
        <w:t>次谐波，</w:t>
      </w:r>
      <w:r w:rsidR="005C28D9">
        <w:rPr>
          <w:rFonts w:ascii="Cambria Math" w:hAnsi="Cambria Math" w:hint="eastAsia"/>
          <w:iCs/>
        </w:rPr>
        <w:t>1</w:t>
      </w:r>
      <w:r w:rsidR="005C28D9">
        <w:rPr>
          <w:rFonts w:ascii="Cambria Math" w:hAnsi="Cambria Math"/>
          <w:iCs/>
        </w:rPr>
        <w:t>2</w:t>
      </w:r>
      <w:r w:rsidR="005C28D9">
        <w:rPr>
          <w:rFonts w:ascii="Cambria Math" w:hAnsi="Cambria Math" w:hint="eastAsia"/>
          <w:iCs/>
        </w:rPr>
        <w:t>次谐波仅为</w:t>
      </w:r>
      <w:r w:rsidR="005C28D9">
        <w:rPr>
          <w:rFonts w:ascii="Cambria Math" w:hAnsi="Cambria Math" w:hint="eastAsia"/>
          <w:iCs/>
        </w:rPr>
        <w:t>6</w:t>
      </w:r>
      <w:r w:rsidR="005C28D9">
        <w:rPr>
          <w:rFonts w:ascii="Cambria Math" w:hAnsi="Cambria Math" w:hint="eastAsia"/>
          <w:iCs/>
        </w:rPr>
        <w:t>次的</w:t>
      </w:r>
      <w:r w:rsidR="005C28D9">
        <w:rPr>
          <w:rFonts w:ascii="Cambria Math" w:hAnsi="Cambria Math" w:hint="eastAsia"/>
          <w:iCs/>
        </w:rPr>
        <w:t>1</w:t>
      </w:r>
      <w:r w:rsidR="005C28D9">
        <w:rPr>
          <w:rFonts w:ascii="Cambria Math" w:hAnsi="Cambria Math"/>
          <w:iCs/>
        </w:rPr>
        <w:t>2%</w:t>
      </w:r>
      <w:r w:rsidR="005C28D9">
        <w:rPr>
          <w:rFonts w:ascii="Cambria Math" w:hAnsi="Cambria Math" w:hint="eastAsia"/>
          <w:iCs/>
        </w:rPr>
        <w:t>以下，</w:t>
      </w:r>
      <w:r w:rsidR="005C28D9">
        <w:rPr>
          <w:rFonts w:ascii="Cambria Math" w:hAnsi="Cambria Math" w:hint="eastAsia"/>
          <w:iCs/>
        </w:rPr>
        <w:t>1</w:t>
      </w:r>
      <w:r w:rsidR="005C28D9">
        <w:rPr>
          <w:rFonts w:ascii="Cambria Math" w:hAnsi="Cambria Math"/>
          <w:iCs/>
        </w:rPr>
        <w:t>8</w:t>
      </w:r>
      <w:r w:rsidR="005C28D9">
        <w:rPr>
          <w:rFonts w:ascii="Cambria Math" w:hAnsi="Cambria Math" w:hint="eastAsia"/>
          <w:iCs/>
        </w:rPr>
        <w:t>次谐波仅为</w:t>
      </w:r>
      <w:r w:rsidR="005C28D9">
        <w:rPr>
          <w:rFonts w:ascii="Cambria Math" w:hAnsi="Cambria Math" w:hint="eastAsia"/>
          <w:iCs/>
        </w:rPr>
        <w:t>6</w:t>
      </w:r>
      <w:r w:rsidR="005C28D9">
        <w:rPr>
          <w:rFonts w:ascii="Cambria Math" w:hAnsi="Cambria Math" w:hint="eastAsia"/>
          <w:iCs/>
        </w:rPr>
        <w:t>次的</w:t>
      </w:r>
      <w:r w:rsidR="005C28D9">
        <w:rPr>
          <w:rFonts w:ascii="Cambria Math" w:hAnsi="Cambria Math" w:hint="eastAsia"/>
          <w:iCs/>
        </w:rPr>
        <w:t>3</w:t>
      </w:r>
      <w:r w:rsidR="005C28D9">
        <w:rPr>
          <w:rFonts w:ascii="Cambria Math" w:hAnsi="Cambria Math"/>
          <w:iCs/>
        </w:rPr>
        <w:t>.6%</w:t>
      </w:r>
      <w:r w:rsidR="005C28D9">
        <w:rPr>
          <w:rFonts w:ascii="Cambria Math" w:hAnsi="Cambria Math" w:hint="eastAsia"/>
          <w:iCs/>
        </w:rPr>
        <w:t>，</w:t>
      </w:r>
      <w:r w:rsidR="00963BA8">
        <w:rPr>
          <w:rFonts w:ascii="Cambria Math" w:hAnsi="Cambria Math" w:hint="eastAsia"/>
          <w:iCs/>
        </w:rPr>
        <w:t>因此可以忽略</w:t>
      </w:r>
      <w:r w:rsidR="00963BA8">
        <w:rPr>
          <w:rFonts w:ascii="Cambria Math" w:hAnsi="Cambria Math" w:hint="eastAsia"/>
          <w:iCs/>
        </w:rPr>
        <w:t>1</w:t>
      </w:r>
      <w:r w:rsidR="00963BA8">
        <w:rPr>
          <w:rFonts w:ascii="Cambria Math" w:hAnsi="Cambria Math"/>
          <w:iCs/>
        </w:rPr>
        <w:t>2</w:t>
      </w:r>
      <w:r w:rsidR="00963BA8">
        <w:rPr>
          <w:rFonts w:ascii="Cambria Math" w:hAnsi="Cambria Math" w:hint="eastAsia"/>
          <w:iCs/>
        </w:rPr>
        <w:t>次及以上谐波。</w:t>
      </w:r>
      <w:r w:rsidR="00FD388A">
        <w:rPr>
          <w:rFonts w:ascii="Cambria Math" w:hAnsi="Cambria Math" w:hint="eastAsia"/>
          <w:iCs/>
        </w:rPr>
        <w:t>直流侧电流</w:t>
      </w:r>
      <m:oMath>
        <m:sSub>
          <m:sSubPr>
            <m:ctrlPr>
              <w:rPr>
                <w:rFonts w:ascii="Cambria Math" w:hAnsi="Cambria Math"/>
                <w:i/>
                <w:iCs/>
              </w:rPr>
            </m:ctrlPr>
          </m:sSubPr>
          <m:e>
            <m:r>
              <w:rPr>
                <w:rFonts w:ascii="Cambria Math" w:hAnsi="Cambria Math"/>
              </w:rPr>
              <m:t>i</m:t>
            </m:r>
          </m:e>
          <m:sub>
            <m:r>
              <w:rPr>
                <w:rFonts w:ascii="Cambria Math" w:hAnsi="Cambria Math"/>
              </w:rPr>
              <m:t>d</m:t>
            </m:r>
          </m:sub>
        </m:sSub>
      </m:oMath>
      <w:r w:rsidR="00C2011D">
        <w:rPr>
          <w:rFonts w:ascii="Cambria Math" w:hAnsi="Cambria Math" w:hint="eastAsia"/>
          <w:iCs/>
        </w:rPr>
        <w:t>可用直流电压表达式与</w:t>
      </w:r>
      <w:r w:rsidR="00C2011D">
        <w:rPr>
          <w:rFonts w:ascii="Cambria Math" w:hAnsi="Cambria Math" w:hint="eastAsia"/>
          <w:iCs/>
        </w:rPr>
        <w:t>LCR</w:t>
      </w:r>
      <w:r w:rsidR="00C2011D">
        <w:rPr>
          <w:rFonts w:ascii="Cambria Math" w:hAnsi="Cambria Math" w:hint="eastAsia"/>
          <w:iCs/>
        </w:rPr>
        <w:t>电路的阻抗计算得到：</w:t>
      </w:r>
    </w:p>
    <w:p w14:paraId="5C062158" w14:textId="584B62F6" w:rsidR="00C2011D" w:rsidRPr="009D4FC9" w:rsidRDefault="00000000" w:rsidP="004C63F4">
      <w:pPr>
        <w:pStyle w:val="x"/>
        <w:ind w:firstLine="420"/>
        <w:jc w:val="left"/>
        <w:rPr>
          <w:rFonts w:ascii="Cambria Math" w:hAnsi="Cambria Math"/>
          <w:iCs/>
        </w:rPr>
      </w:pPr>
      <m:oMathPara>
        <m:oMath>
          <m:sSub>
            <m:sSubPr>
              <m:ctrlPr>
                <w:rPr>
                  <w:rFonts w:ascii="Cambria Math" w:hAnsi="Cambria Math"/>
                  <w:i/>
                  <w:iCs/>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Cs/>
                </w:rPr>
              </m:ctrlPr>
            </m:fPr>
            <m:num>
              <m:r>
                <w:rPr>
                  <w:rFonts w:ascii="Cambria Math" w:hAnsi="Cambria Math"/>
                </w:rPr>
                <m:t>1.35</m:t>
              </m:r>
              <m:sSub>
                <m:sSubPr>
                  <m:ctrlPr>
                    <w:rPr>
                      <w:rFonts w:ascii="Cambria Math" w:hAnsi="Cambria Math"/>
                      <w:i/>
                      <w:iCs/>
                    </w:rPr>
                  </m:ctrlPr>
                </m:sSubPr>
                <m:e>
                  <m:r>
                    <w:rPr>
                      <w:rFonts w:ascii="Cambria Math" w:hAnsi="Cambria Math"/>
                    </w:rPr>
                    <m:t>U</m:t>
                  </m:r>
                </m:e>
                <m:sub>
                  <m:r>
                    <w:rPr>
                      <w:rFonts w:ascii="Cambria Math" w:hAnsi="Cambria Math"/>
                    </w:rPr>
                    <m:t>p</m:t>
                  </m:r>
                </m:sub>
              </m:sSub>
              <m:ctrlPr>
                <w:rPr>
                  <w:rFonts w:ascii="Cambria Math" w:hAnsi="Cambria Math"/>
                  <w:i/>
                  <w:iCs/>
                </w:rPr>
              </m:ctrlPr>
            </m:num>
            <m:den>
              <m:r>
                <w:rPr>
                  <w:rFonts w:ascii="Cambria Math" w:hAnsi="Cambria Math"/>
                </w:rPr>
                <m:t>R</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2.7</m:t>
              </m:r>
              <m:sSub>
                <m:sSubPr>
                  <m:ctrlPr>
                    <w:rPr>
                      <w:rFonts w:ascii="Cambria Math" w:hAnsi="Cambria Math"/>
                      <w:i/>
                      <w:iCs/>
                    </w:rPr>
                  </m:ctrlPr>
                </m:sSubPr>
                <m:e>
                  <m:r>
                    <w:rPr>
                      <w:rFonts w:ascii="Cambria Math" w:hAnsi="Cambria Math"/>
                    </w:rPr>
                    <m:t>U</m:t>
                  </m:r>
                </m:e>
                <m:sub>
                  <m:r>
                    <w:rPr>
                      <w:rFonts w:ascii="Cambria Math" w:hAnsi="Cambria Math"/>
                    </w:rPr>
                    <m:t>p</m:t>
                  </m:r>
                </m:sub>
              </m:sSub>
              <m:r>
                <w:rPr>
                  <w:rFonts w:ascii="Cambria Math" w:hAnsi="Cambria Math"/>
                </w:rPr>
                <m:t>cos6</m:t>
              </m:r>
              <m:r>
                <m:rPr>
                  <m:sty m:val="p"/>
                </m:rPr>
                <w:rPr>
                  <w:rFonts w:ascii="Cambria Math" w:hAnsi="Cambria Math"/>
                </w:rPr>
                <m:t>ω</m:t>
              </m:r>
              <m:r>
                <w:rPr>
                  <w:rFonts w:ascii="Cambria Math" w:hAnsi="Cambria Math"/>
                </w:rPr>
                <m:t>t</m:t>
              </m:r>
              <m:ctrlPr>
                <w:rPr>
                  <w:rFonts w:ascii="Cambria Math" w:hAnsi="Cambria Math"/>
                  <w:i/>
                  <w:iCs/>
                </w:rPr>
              </m:ctrlPr>
            </m:num>
            <m:den>
              <m:r>
                <w:rPr>
                  <w:rFonts w:ascii="Cambria Math" w:hAnsi="Cambria Math"/>
                </w:rPr>
                <m:t>35</m:t>
              </m:r>
              <m:sSub>
                <m:sSubPr>
                  <m:ctrlPr>
                    <w:rPr>
                      <w:rFonts w:ascii="Cambria Math" w:hAnsi="Cambria Math"/>
                      <w:i/>
                      <w:iCs/>
                    </w:rPr>
                  </m:ctrlPr>
                </m:sSubPr>
                <m:e>
                  <m:r>
                    <w:rPr>
                      <w:rFonts w:ascii="Cambria Math" w:hAnsi="Cambria Math"/>
                    </w:rPr>
                    <m:t>Z</m:t>
                  </m:r>
                </m:e>
                <m:sub>
                  <m:d>
                    <m:dPr>
                      <m:ctrlPr>
                        <w:rPr>
                          <w:rFonts w:ascii="Cambria Math" w:hAnsi="Cambria Math"/>
                          <w:i/>
                          <w:iCs/>
                        </w:rPr>
                      </m:ctrlPr>
                    </m:dPr>
                    <m:e>
                      <m:r>
                        <w:rPr>
                          <w:rFonts w:ascii="Cambria Math" w:hAnsi="Cambria Math"/>
                        </w:rPr>
                        <m:t>6</m:t>
                      </m:r>
                    </m:e>
                  </m:d>
                </m:sub>
              </m:sSub>
              <m:ctrlPr>
                <w:rPr>
                  <w:rFonts w:ascii="Cambria Math" w:hAnsi="Cambria Math"/>
                  <w:i/>
                  <w:iCs/>
                </w:rPr>
              </m:ctrlPr>
            </m:den>
          </m:f>
        </m:oMath>
      </m:oMathPara>
    </w:p>
    <w:p w14:paraId="7202F6F8" w14:textId="625DA461" w:rsidR="009D4FC9" w:rsidRPr="00122840" w:rsidRDefault="009D4FC9" w:rsidP="00122840">
      <w:pPr>
        <w:pStyle w:val="x"/>
        <w:ind w:firstLine="420"/>
      </w:pPr>
      <w:r>
        <w:rPr>
          <w:rFonts w:ascii="Cambria Math" w:hAnsi="Cambria Math" w:hint="eastAsia"/>
          <w:iCs/>
        </w:rPr>
        <w:t>Z</w:t>
      </w:r>
      <w:r>
        <w:rPr>
          <w:rFonts w:ascii="Cambria Math" w:hAnsi="Cambria Math"/>
          <w:iCs/>
          <w:vertAlign w:val="subscript"/>
        </w:rPr>
        <w:t>(6)</w:t>
      </w:r>
      <w:r>
        <w:rPr>
          <w:rFonts w:ascii="Cambria Math" w:hAnsi="Cambria Math" w:hint="eastAsia"/>
          <w:iCs/>
        </w:rPr>
        <w:t>为</w:t>
      </w:r>
      <w:r>
        <w:rPr>
          <w:rFonts w:ascii="Cambria Math" w:hAnsi="Cambria Math" w:hint="eastAsia"/>
          <w:iCs/>
        </w:rPr>
        <w:t>LCR</w:t>
      </w:r>
      <w:r w:rsidR="00EB01FD">
        <w:rPr>
          <w:rFonts w:ascii="Cambria Math" w:hAnsi="Cambria Math" w:hint="eastAsia"/>
          <w:iCs/>
        </w:rPr>
        <w:t>电路</w:t>
      </w:r>
      <w:r w:rsidR="00EB01FD">
        <w:rPr>
          <w:rFonts w:ascii="Cambria Math" w:hAnsi="Cambria Math" w:hint="eastAsia"/>
          <w:iCs/>
        </w:rPr>
        <w:t>6</w:t>
      </w:r>
      <w:r w:rsidR="00EB01FD">
        <w:rPr>
          <w:rFonts w:ascii="Cambria Math" w:hAnsi="Cambria Math" w:hint="eastAsia"/>
          <w:iCs/>
        </w:rPr>
        <w:t>次阻抗为：</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d>
              <m:dPr>
                <m:ctrlPr>
                  <w:rPr>
                    <w:rFonts w:ascii="Cambria Math" w:hAnsi="Cambria Math"/>
                    <w:i/>
                  </w:rPr>
                </m:ctrlPr>
              </m:dPr>
              <m:e>
                <m:r>
                  <w:rPr>
                    <w:rFonts w:ascii="Cambria Math" w:hAnsi="Cambria Math"/>
                  </w:rPr>
                  <m:t>6</m:t>
                </m:r>
              </m:e>
            </m:d>
          </m:sub>
        </m:sSub>
        <m:r>
          <w:rPr>
            <w:rFonts w:ascii="Cambria Math" w:hAnsi="Cambria Math"/>
          </w:rPr>
          <m:t>=6</m:t>
        </m:r>
        <m:r>
          <m:rPr>
            <m:sty m:val="p"/>
          </m:rPr>
          <w:rPr>
            <w:rFonts w:ascii="Cambria Math" w:hAnsi="Cambria Math"/>
          </w:rPr>
          <m:t>ω</m:t>
        </m:r>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6</m:t>
            </m:r>
            <m:r>
              <m:rPr>
                <m:sty m:val="p"/>
              </m:rPr>
              <w:rPr>
                <w:rFonts w:ascii="Cambria Math" w:hAnsi="Cambria Math"/>
              </w:rPr>
              <m:t>ω</m:t>
            </m:r>
            <m:r>
              <w:rPr>
                <w:rFonts w:ascii="Cambria Math" w:hAnsi="Cambria Math"/>
              </w:rPr>
              <m:t>C</m:t>
            </m:r>
            <m:ctrlPr>
              <w:rPr>
                <w:rFonts w:ascii="Cambria Math" w:hAnsi="Cambria Math"/>
                <w:i/>
              </w:rPr>
            </m:ctrlPr>
          </m:den>
        </m:f>
      </m:oMath>
    </w:p>
    <w:p w14:paraId="4B5A0CFA" w14:textId="77777777" w:rsidR="004C63F4" w:rsidRDefault="004C63F4" w:rsidP="004C63F4">
      <w:pPr>
        <w:pStyle w:val="x"/>
        <w:ind w:firstLine="420"/>
        <w:jc w:val="center"/>
      </w:pPr>
      <w:r>
        <w:rPr>
          <w:noProof/>
        </w:rPr>
        <w:lastRenderedPageBreak/>
        <w:drawing>
          <wp:inline distT="0" distB="0" distL="0" distR="0" wp14:anchorId="5767C723" wp14:editId="434F6CB2">
            <wp:extent cx="4097215" cy="19780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7105" cy="1982774"/>
                    </a:xfrm>
                    <a:prstGeom prst="rect">
                      <a:avLst/>
                    </a:prstGeom>
                    <a:noFill/>
                    <a:ln>
                      <a:noFill/>
                    </a:ln>
                  </pic:spPr>
                </pic:pic>
              </a:graphicData>
            </a:graphic>
          </wp:inline>
        </w:drawing>
      </w:r>
    </w:p>
    <w:p w14:paraId="1B4142E8" w14:textId="63CBF349" w:rsidR="004C63F4" w:rsidRDefault="004C63F4" w:rsidP="00220CB7">
      <w:pPr>
        <w:pStyle w:val="x"/>
        <w:ind w:firstLine="420"/>
        <w:jc w:val="center"/>
        <w:rPr>
          <w:rFonts w:cs="Times New Roman"/>
        </w:rPr>
      </w:pPr>
      <w:r>
        <w:rPr>
          <w:rFonts w:hint="eastAsia"/>
        </w:rPr>
        <w:t>图</w:t>
      </w:r>
      <w:r w:rsidRPr="00464945">
        <w:rPr>
          <w:rFonts w:cs="Times New Roman"/>
        </w:rPr>
        <w:t>2</w:t>
      </w:r>
      <w:r w:rsidRPr="00406F2B">
        <w:rPr>
          <w:rFonts w:cs="Times New Roman"/>
        </w:rPr>
        <w:t>.</w:t>
      </w:r>
      <w:r w:rsidRPr="00464945">
        <w:rPr>
          <w:rFonts w:cs="Times New Roman"/>
        </w:rPr>
        <w:t>2</w:t>
      </w:r>
      <w:r>
        <w:rPr>
          <w:rFonts w:cs="Times New Roman"/>
        </w:rPr>
        <w:t xml:space="preserve"> </w:t>
      </w:r>
      <w:r>
        <w:rPr>
          <w:rFonts w:cs="Times New Roman" w:hint="eastAsia"/>
        </w:rPr>
        <w:t>三相不控整流输出电压波形</w:t>
      </w:r>
    </w:p>
    <w:p w14:paraId="4A80E412" w14:textId="741074D0" w:rsidR="003D2F9C" w:rsidRDefault="00B34358" w:rsidP="003D2F9C">
      <w:pPr>
        <w:pStyle w:val="x"/>
        <w:ind w:firstLine="420"/>
        <w:rPr>
          <w:rFonts w:cs="Times New Roman"/>
        </w:rPr>
      </w:pPr>
      <w:r>
        <w:rPr>
          <w:rFonts w:cs="Times New Roman" w:hint="eastAsia"/>
        </w:rPr>
        <w:t>电感电压</w:t>
      </w:r>
      <w:r w:rsidR="00492A95">
        <w:rPr>
          <w:rFonts w:cs="Times New Roman" w:hint="eastAsia"/>
        </w:rPr>
        <w:t>为：</w:t>
      </w:r>
    </w:p>
    <w:p w14:paraId="5994760E" w14:textId="1C45B0E0" w:rsidR="00492A95" w:rsidRPr="00451CA8" w:rsidRDefault="00000000" w:rsidP="003D2F9C">
      <w:pPr>
        <w:pStyle w:val="x"/>
        <w:ind w:firstLine="420"/>
        <w:rPr>
          <w:rFonts w:cs="Times New Roman"/>
        </w:rPr>
      </w:pPr>
      <m:oMathPara>
        <m:oMath>
          <m:sSub>
            <m:sSubPr>
              <m:ctrlPr>
                <w:rPr>
                  <w:rFonts w:ascii="Cambria Math" w:hAnsi="Cambria Math" w:cs="Times New Roman"/>
                  <w:i/>
                </w:rPr>
              </m:ctrlPr>
            </m:sSubPr>
            <m:e>
              <m:r>
                <w:rPr>
                  <w:rFonts w:ascii="Cambria Math" w:hAnsi="Cambria Math" w:cs="Times New Roman" w:hint="eastAsia"/>
                </w:rPr>
                <m:t>v</m:t>
              </m:r>
              <m:ctrlPr>
                <w:rPr>
                  <w:rFonts w:ascii="Cambria Math" w:hAnsi="Cambria Math" w:cs="Times New Roman" w:hint="eastAsia"/>
                  <w:i/>
                </w:rPr>
              </m:ctrlPr>
            </m:e>
            <m:sub>
              <m:r>
                <w:rPr>
                  <w:rFonts w:ascii="Cambria Math" w:hAnsi="Cambria Math" w:cs="Times New Roman"/>
                </w:rPr>
                <m:t>L</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2.7cos6</m:t>
              </m:r>
              <m:r>
                <m:rPr>
                  <m:sty m:val="p"/>
                </m:rPr>
                <w:rPr>
                  <w:rFonts w:ascii="Cambria Math" w:hAnsi="Cambria Math" w:cs="Times New Roman"/>
                </w:rPr>
                <m:t>ω</m:t>
              </m:r>
              <m:r>
                <w:rPr>
                  <w:rFonts w:ascii="Cambria Math" w:hAnsi="Cambria Math" w:cs="Times New Roman" w:hint="eastAsia"/>
                </w:rPr>
                <m:t>t</m:t>
              </m:r>
              <m:ctrlPr>
                <w:rPr>
                  <w:rFonts w:ascii="Cambria Math" w:hAnsi="Cambria Math" w:cs="Times New Roman"/>
                  <w:i/>
                </w:rPr>
              </m:ctrlPr>
            </m:num>
            <m:den>
              <m:r>
                <w:rPr>
                  <w:rFonts w:ascii="Cambria Math" w:hAnsi="Cambria Math" w:cs="Times New Roman"/>
                </w:rPr>
                <m:t>35</m:t>
              </m:r>
              <m:ctrlPr>
                <w:rPr>
                  <w:rFonts w:ascii="Cambria Math" w:hAnsi="Cambria Math" w:cs="Times New Roman"/>
                  <w:i/>
                </w:rPr>
              </m:ctrlPr>
            </m:den>
          </m:f>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oMath>
      </m:oMathPara>
    </w:p>
    <w:p w14:paraId="70522683" w14:textId="297F7C0E" w:rsidR="00451CA8" w:rsidRDefault="00017777" w:rsidP="003D2F9C">
      <w:pPr>
        <w:pStyle w:val="x"/>
        <w:ind w:firstLine="420"/>
        <w:rPr>
          <w:rFonts w:cs="Times New Roman"/>
        </w:rPr>
      </w:pPr>
      <w:r>
        <w:rPr>
          <w:rFonts w:cs="Times New Roman" w:hint="eastAsia"/>
        </w:rPr>
        <w:t>为了保证直流侧电流连续，则电感峰值</w:t>
      </w:r>
      <w:r w:rsidR="00D37D39">
        <w:rPr>
          <w:rFonts w:cs="Times New Roman" w:hint="eastAsia"/>
        </w:rPr>
        <w:t>电流</w:t>
      </w:r>
      <w:r w:rsidR="00EB1760">
        <w:rPr>
          <w:rFonts w:cs="Times New Roman" w:hint="eastAsia"/>
        </w:rPr>
        <w:t>应满足</w:t>
      </w:r>
      <w:r w:rsidR="00152C1C">
        <w:rPr>
          <w:rFonts w:cs="Times New Roman" w:hint="eastAsia"/>
        </w:rPr>
        <w:t>：</w:t>
      </w:r>
    </w:p>
    <w:p w14:paraId="5273E71C" w14:textId="5C40434F" w:rsidR="00152C1C" w:rsidRPr="007D7BBA" w:rsidRDefault="00000000" w:rsidP="003D2F9C">
      <w:pPr>
        <w:pStyle w:val="x"/>
        <w:ind w:firstLine="420"/>
        <w:rPr>
          <w:rFonts w:cs="Times New Roman"/>
        </w:rPr>
      </w:pPr>
      <m:oMathPara>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L</m:t>
                  </m:r>
                  <m:d>
                    <m:dPr>
                      <m:ctrlPr>
                        <w:rPr>
                          <w:rFonts w:ascii="Cambria Math" w:hAnsi="Cambria Math" w:cs="Times New Roman"/>
                          <w:i/>
                        </w:rPr>
                      </m:ctrlPr>
                    </m:dPr>
                    <m:e>
                      <m:r>
                        <w:rPr>
                          <w:rFonts w:ascii="Cambria Math" w:hAnsi="Cambria Math" w:cs="Times New Roman"/>
                        </w:rPr>
                        <m:t>6</m:t>
                      </m:r>
                    </m:e>
                  </m:d>
                </m:sub>
              </m:sSub>
              <m:ctrlPr>
                <w:rPr>
                  <w:rFonts w:ascii="Cambria Math" w:hAnsi="Cambria Math" w:cs="Times New Roman"/>
                  <w:i/>
                </w:rPr>
              </m:ctrlPr>
            </m:den>
          </m:f>
          <m:r>
            <m:rPr>
              <m:sty m:val="p"/>
            </m:rPr>
            <w:rPr>
              <w:rFonts w:ascii="Cambria Math" w:hAnsi="Cambria Math" w:cs="Times New Roman" w:hint="eastAsia"/>
            </w:rPr>
            <m:t>≤</m:t>
          </m:r>
          <m:f>
            <m:fPr>
              <m:ctrlPr>
                <w:rPr>
                  <w:rFonts w:ascii="Cambria Math" w:hAnsi="Cambria Math" w:cs="Times New Roman"/>
                </w:rPr>
              </m:ctrlPr>
            </m:fPr>
            <m:num>
              <m:r>
                <w:rPr>
                  <w:rFonts w:ascii="Cambria Math" w:hAnsi="Cambria Math" w:cs="Times New Roman"/>
                </w:rPr>
                <m:t>1.35</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ctrlPr>
                <w:rPr>
                  <w:rFonts w:ascii="Cambria Math" w:hAnsi="Cambria Math" w:cs="Times New Roman"/>
                  <w:i/>
                </w:rPr>
              </m:ctrlPr>
            </m:num>
            <m:den>
              <m:r>
                <w:rPr>
                  <w:rFonts w:ascii="Cambria Math" w:hAnsi="Cambria Math" w:cs="Times New Roman"/>
                </w:rPr>
                <m:t>R</m:t>
              </m:r>
              <m:ctrlPr>
                <w:rPr>
                  <w:rFonts w:ascii="Cambria Math" w:hAnsi="Cambria Math" w:cs="Times New Roman"/>
                  <w:i/>
                </w:rPr>
              </m:ctrlPr>
            </m:den>
          </m:f>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hint="eastAsia"/>
            </w:rPr>
            <m:t>≥</m:t>
          </m:r>
          <m:r>
            <w:rPr>
              <w:rFonts w:ascii="Cambria Math" w:hAnsi="Cambria Math" w:cs="Times New Roman"/>
            </w:rPr>
            <m:t>0.197mH</m:t>
          </m:r>
        </m:oMath>
      </m:oMathPara>
    </w:p>
    <w:p w14:paraId="1190E5AA" w14:textId="1C80F45A" w:rsidR="007D7BBA" w:rsidRDefault="007D7BBA" w:rsidP="003D2F9C">
      <w:pPr>
        <w:pStyle w:val="x"/>
        <w:ind w:firstLine="420"/>
        <w:rPr>
          <w:rFonts w:cs="Times New Roman"/>
        </w:rPr>
      </w:pPr>
      <w:r>
        <w:rPr>
          <w:rFonts w:cs="Times New Roman" w:hint="eastAsia"/>
        </w:rPr>
        <w:t>电容电流为：</w:t>
      </w:r>
    </w:p>
    <w:p w14:paraId="7C02C0A6" w14:textId="1D55B2C4" w:rsidR="007D7BBA" w:rsidRPr="00A63E45" w:rsidRDefault="00000000" w:rsidP="003D2F9C">
      <w:pPr>
        <w:pStyle w:val="x"/>
        <w:ind w:firstLine="420"/>
        <w:rPr>
          <w:rFonts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2.7cos</m:t>
              </m:r>
              <m:r>
                <m:rPr>
                  <m:sty m:val="p"/>
                </m:rPr>
                <w:rPr>
                  <w:rFonts w:ascii="Cambria Math" w:hAnsi="Cambria Math" w:cs="Times New Roman"/>
                </w:rPr>
                <m:t>ω</m:t>
              </m:r>
              <m:r>
                <w:rPr>
                  <w:rFonts w:ascii="Cambria Math" w:hAnsi="Cambria Math" w:cs="Times New Roman"/>
                </w:rPr>
                <m:t>t</m:t>
              </m:r>
              <m:ctrlPr>
                <w:rPr>
                  <w:rFonts w:ascii="Cambria Math" w:hAnsi="Cambria Math" w:cs="Times New Roman"/>
                  <w:i/>
                </w:rPr>
              </m:ctrlPr>
            </m:num>
            <m:den>
              <m:r>
                <w:rPr>
                  <w:rFonts w:ascii="Cambria Math" w:hAnsi="Cambria Math" w:cs="Times New Roman"/>
                </w:rPr>
                <m:t>35</m:t>
              </m:r>
              <m:sSub>
                <m:sSubPr>
                  <m:ctrlPr>
                    <w:rPr>
                      <w:rFonts w:ascii="Cambria Math" w:hAnsi="Cambria Math" w:cs="Times New Roman"/>
                      <w:i/>
                    </w:rPr>
                  </m:ctrlPr>
                </m:sSubPr>
                <m:e>
                  <m:r>
                    <w:rPr>
                      <w:rFonts w:ascii="Cambria Math" w:hAnsi="Cambria Math" w:cs="Times New Roman"/>
                    </w:rPr>
                    <m:t>Z</m:t>
                  </m:r>
                </m:e>
                <m:sub>
                  <m:d>
                    <m:dPr>
                      <m:ctrlPr>
                        <w:rPr>
                          <w:rFonts w:ascii="Cambria Math" w:hAnsi="Cambria Math" w:cs="Times New Roman"/>
                          <w:i/>
                        </w:rPr>
                      </m:ctrlPr>
                    </m:dPr>
                    <m:e>
                      <m:r>
                        <w:rPr>
                          <w:rFonts w:ascii="Cambria Math" w:hAnsi="Cambria Math" w:cs="Times New Roman"/>
                        </w:rPr>
                        <m:t>6</m:t>
                      </m:r>
                    </m:e>
                  </m:d>
                </m:sub>
              </m:sSub>
              <m:ctrlPr>
                <w:rPr>
                  <w:rFonts w:ascii="Cambria Math" w:hAnsi="Cambria Math" w:cs="Times New Roman"/>
                  <w:i/>
                </w:rPr>
              </m:ctrlPr>
            </m:den>
          </m:f>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oMath>
      </m:oMathPara>
    </w:p>
    <w:p w14:paraId="1100CA08" w14:textId="7095C161" w:rsidR="00A63E45" w:rsidRDefault="00A63E45" w:rsidP="003D2F9C">
      <w:pPr>
        <w:pStyle w:val="x"/>
        <w:ind w:firstLine="420"/>
        <w:rPr>
          <w:rFonts w:cs="Times New Roman"/>
        </w:rPr>
      </w:pPr>
      <w:r>
        <w:rPr>
          <w:rFonts w:cs="Times New Roman" w:hint="eastAsia"/>
        </w:rPr>
        <w:t>为了保证纹波电压在</w:t>
      </w:r>
      <w:r>
        <w:rPr>
          <w:rFonts w:cs="Times New Roman" w:hint="eastAsia"/>
        </w:rPr>
        <w:t>1</w:t>
      </w:r>
      <w:r>
        <w:rPr>
          <w:rFonts w:cs="Times New Roman"/>
        </w:rPr>
        <w:t>%</w:t>
      </w:r>
      <w:r>
        <w:rPr>
          <w:rFonts w:cs="Times New Roman" w:hint="eastAsia"/>
        </w:rPr>
        <w:t>之内，</w:t>
      </w:r>
      <w:r w:rsidR="00705E35">
        <w:rPr>
          <w:rFonts w:cs="Times New Roman" w:hint="eastAsia"/>
        </w:rPr>
        <w:t>则有：</w:t>
      </w:r>
    </w:p>
    <w:p w14:paraId="7E74CF92" w14:textId="0F8A2CE5" w:rsidR="00705E35" w:rsidRPr="00963BBC" w:rsidRDefault="00000000" w:rsidP="003D2F9C">
      <w:pPr>
        <w:pStyle w:val="x"/>
        <w:ind w:firstLine="420"/>
        <w:rPr>
          <w:rFonts w:cs="Times New Roman"/>
        </w:rPr>
      </w:pPr>
      <m:oMathPara>
        <m:oMath>
          <m:sSub>
            <m:sSubPr>
              <m:ctrlPr>
                <w:rPr>
                  <w:rFonts w:ascii="Cambria Math" w:hAnsi="Cambria Math" w:cs="Times New Roman"/>
                  <w:i/>
                </w:rPr>
              </m:ctrlPr>
            </m:sSubPr>
            <m:e>
              <m:r>
                <w:rPr>
                  <w:rFonts w:ascii="Cambria Math" w:hAnsi="Cambria Math" w:cs="Times New Roman" w:hint="eastAsia"/>
                </w:rPr>
                <m:t>i</m:t>
              </m:r>
              <m:ctrlPr>
                <w:rPr>
                  <w:rFonts w:ascii="Cambria Math" w:hAnsi="Cambria Math" w:cs="Times New Roman" w:hint="eastAsia"/>
                  <w:i/>
                </w:rPr>
              </m:ctrlPr>
            </m:e>
            <m:sub>
              <m:r>
                <w:rPr>
                  <w:rFonts w:ascii="Cambria Math" w:hAnsi="Cambria Math" w:cs="Times New Roman" w:hint="eastAsia"/>
                </w:rPr>
                <m:t>c</m:t>
              </m:r>
            </m:sub>
          </m:sSub>
          <m:r>
            <m:rPr>
              <m:sty m:val="p"/>
            </m:rP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Z</m:t>
              </m:r>
              <m:ctrlPr>
                <w:rPr>
                  <w:rFonts w:ascii="Cambria Math" w:hAnsi="Cambria Math" w:cs="Times New Roman"/>
                </w:rPr>
              </m:ctrlPr>
            </m:e>
            <m:sub>
              <m:r>
                <w:rPr>
                  <w:rFonts w:ascii="Cambria Math" w:hAnsi="Cambria Math" w:cs="Times New Roman"/>
                </w:rPr>
                <m:t>C</m:t>
              </m:r>
              <m:d>
                <m:dPr>
                  <m:ctrlPr>
                    <w:rPr>
                      <w:rFonts w:ascii="Cambria Math" w:hAnsi="Cambria Math" w:cs="Times New Roman"/>
                      <w:i/>
                    </w:rPr>
                  </m:ctrlPr>
                </m:dPr>
                <m:e>
                  <m:r>
                    <w:rPr>
                      <w:rFonts w:ascii="Cambria Math" w:hAnsi="Cambria Math" w:cs="Times New Roman"/>
                    </w:rPr>
                    <m:t>6</m:t>
                  </m:r>
                </m:e>
              </m:d>
            </m:sub>
          </m:sSub>
          <m:r>
            <m:rPr>
              <m:sty m:val="p"/>
            </m:rPr>
            <w:rPr>
              <w:rFonts w:ascii="Cambria Math" w:hAnsi="Cambria Math" w:cs="Times New Roman" w:hint="eastAsia"/>
            </w:rPr>
            <m:t>≤</m:t>
          </m:r>
          <m:r>
            <w:rPr>
              <w:rFonts w:ascii="Cambria Math" w:hAnsi="Cambria Math" w:cs="Times New Roman"/>
            </w:rPr>
            <m:t>1.35</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r>
            <m:rPr>
              <m:sty m:val="p"/>
            </m:rPr>
            <w:rPr>
              <w:rFonts w:ascii="Cambria Math" w:hAnsi="Cambria Math" w:cs="Times New Roman" w:hint="eastAsia"/>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LC</m:t>
          </m:r>
          <m:r>
            <m:rPr>
              <m:sty m:val="p"/>
            </m:rPr>
            <w:rPr>
              <w:rFonts w:ascii="Cambria Math" w:hAnsi="Cambria Math" w:cs="Times New Roman" w:hint="eastAsia"/>
            </w:rPr>
            <m:t>≥</m:t>
          </m:r>
          <m:r>
            <w:rPr>
              <w:rFonts w:ascii="Cambria Math" w:hAnsi="Cambria Math" w:cs="Times New Roman"/>
            </w:rPr>
            <m:t>1.892</m:t>
          </m:r>
          <m:r>
            <m:rPr>
              <m:sty m:val="p"/>
            </m:rPr>
            <w:rPr>
              <w:rFonts w:ascii="Cambria Math" w:hAnsi="Cambria Math" w:cs="Times New Roman" w:hint="eastAsia"/>
            </w:rPr>
            <m:t>×</m:t>
          </m:r>
          <m:sSup>
            <m:sSupPr>
              <m:ctrlPr>
                <w:rPr>
                  <w:rFonts w:ascii="Cambria Math" w:hAnsi="Cambria Math" w:cs="Times New Roman"/>
                  <w:i/>
                </w:rPr>
              </m:ctrlPr>
            </m:sSupPr>
            <m:e>
              <m:r>
                <w:rPr>
                  <w:rFonts w:ascii="Cambria Math" w:hAnsi="Cambria Math" w:cs="Times New Roman"/>
                </w:rPr>
                <m:t>10</m:t>
              </m:r>
              <m:ctrlPr>
                <w:rPr>
                  <w:rFonts w:ascii="Cambria Math" w:hAnsi="Cambria Math" w:cs="Times New Roman"/>
                </w:rPr>
              </m:ctrlPr>
            </m:e>
            <m:sup>
              <m:r>
                <w:rPr>
                  <w:rFonts w:ascii="Cambria Math" w:hAnsi="Cambria Math" w:cs="Times New Roman"/>
                </w:rPr>
                <m:t>-6</m:t>
              </m:r>
            </m:sup>
          </m:sSup>
        </m:oMath>
      </m:oMathPara>
    </w:p>
    <w:p w14:paraId="31DC3F96" w14:textId="10279EEA" w:rsidR="00963BBC" w:rsidRDefault="004B477F" w:rsidP="003D2F9C">
      <w:pPr>
        <w:pStyle w:val="x"/>
        <w:ind w:firstLine="420"/>
        <w:rPr>
          <w:rFonts w:cs="Times New Roman"/>
        </w:rPr>
      </w:pPr>
      <w:r>
        <w:rPr>
          <w:rFonts w:cs="Times New Roman" w:hint="eastAsia"/>
        </w:rPr>
        <w:t>考虑一定裕量，选取电感值为</w:t>
      </w:r>
      <w:r w:rsidR="005D7622">
        <w:rPr>
          <w:rFonts w:cs="Times New Roman" w:hint="eastAsia"/>
        </w:rPr>
        <w:t>L</w:t>
      </w:r>
      <w:r w:rsidR="005D7622">
        <w:rPr>
          <w:rFonts w:cs="Times New Roman"/>
        </w:rPr>
        <w:t>=</w:t>
      </w:r>
      <w:r w:rsidR="005D7622">
        <w:rPr>
          <w:rFonts w:cs="Times New Roman" w:hint="eastAsia"/>
        </w:rPr>
        <w:t>3m</w:t>
      </w:r>
      <w:r w:rsidR="005D7622">
        <w:rPr>
          <w:rFonts w:cs="Times New Roman"/>
        </w:rPr>
        <w:t>H</w:t>
      </w:r>
      <w:r w:rsidR="005D7622">
        <w:rPr>
          <w:rFonts w:cs="Times New Roman" w:hint="eastAsia"/>
        </w:rPr>
        <w:t>，则电容值为</w:t>
      </w:r>
      <w:r w:rsidR="005D7622">
        <w:rPr>
          <w:rFonts w:cs="Times New Roman" w:hint="eastAsia"/>
        </w:rPr>
        <w:t>C</w:t>
      </w:r>
      <w:r w:rsidR="005D7622">
        <w:rPr>
          <w:rFonts w:cs="Times New Roman"/>
        </w:rPr>
        <w:t>=</w:t>
      </w:r>
      <w:r w:rsidR="008771E4">
        <w:rPr>
          <w:rFonts w:cs="Times New Roman"/>
        </w:rPr>
        <w:t>6.3mF</w:t>
      </w:r>
      <w:r w:rsidR="008771E4">
        <w:rPr>
          <w:rFonts w:cs="Times New Roman" w:hint="eastAsia"/>
        </w:rPr>
        <w:t>。</w:t>
      </w:r>
    </w:p>
    <w:p w14:paraId="31B06C4A" w14:textId="5A330488" w:rsidR="004C63F4" w:rsidRPr="007F0911" w:rsidRDefault="004C63F4" w:rsidP="007F0911">
      <w:pPr>
        <w:pStyle w:val="a8"/>
        <w:keepNext/>
        <w:keepLines/>
        <w:numPr>
          <w:ilvl w:val="0"/>
          <w:numId w:val="6"/>
        </w:numPr>
        <w:spacing w:line="360" w:lineRule="auto"/>
        <w:ind w:firstLineChars="0"/>
        <w:jc w:val="left"/>
        <w:outlineLvl w:val="2"/>
        <w:rPr>
          <w:rFonts w:ascii="Times New Roman" w:eastAsia="楷体" w:hAnsi="Times New Roman"/>
          <w:b/>
          <w:bCs/>
          <w:kern w:val="44"/>
          <w:sz w:val="24"/>
          <w:szCs w:val="44"/>
        </w:rPr>
      </w:pPr>
      <w:r w:rsidRPr="007F0911">
        <w:rPr>
          <w:rFonts w:ascii="Times New Roman" w:eastAsia="楷体" w:hAnsi="Times New Roman" w:hint="eastAsia"/>
          <w:b/>
          <w:bCs/>
          <w:kern w:val="44"/>
          <w:sz w:val="24"/>
          <w:szCs w:val="44"/>
        </w:rPr>
        <w:t>交错</w:t>
      </w:r>
      <w:r w:rsidRPr="007F0911">
        <w:rPr>
          <w:rFonts w:ascii="Times New Roman" w:eastAsia="楷体" w:hAnsi="Times New Roman" w:hint="eastAsia"/>
          <w:b/>
          <w:bCs/>
          <w:kern w:val="44"/>
          <w:sz w:val="24"/>
          <w:szCs w:val="44"/>
        </w:rPr>
        <w:t>BUCK</w:t>
      </w:r>
      <w:r w:rsidRPr="007F0911">
        <w:rPr>
          <w:rFonts w:ascii="Times New Roman" w:eastAsia="楷体" w:hAnsi="Times New Roman" w:hint="eastAsia"/>
          <w:b/>
          <w:bCs/>
          <w:kern w:val="44"/>
          <w:sz w:val="24"/>
          <w:szCs w:val="44"/>
        </w:rPr>
        <w:t>模块理论分析</w:t>
      </w:r>
    </w:p>
    <w:p w14:paraId="58371A97" w14:textId="586134E2" w:rsidR="004C63F4" w:rsidRPr="00361558" w:rsidRDefault="004C63F4" w:rsidP="00290C43">
      <w:pPr>
        <w:pStyle w:val="4"/>
        <w:numPr>
          <w:ilvl w:val="1"/>
          <w:numId w:val="12"/>
        </w:numPr>
        <w:ind w:firstLineChars="0"/>
      </w:pPr>
      <w:r w:rsidRPr="00361558">
        <w:rPr>
          <w:rFonts w:hint="eastAsia"/>
        </w:rPr>
        <w:t>单相</w:t>
      </w:r>
      <w:r w:rsidRPr="00361558">
        <w:rPr>
          <w:rFonts w:hint="eastAsia"/>
        </w:rPr>
        <w:t>B</w:t>
      </w:r>
      <w:r w:rsidRPr="00361558">
        <w:t>uck</w:t>
      </w:r>
      <w:r w:rsidRPr="00361558">
        <w:rPr>
          <w:rFonts w:hint="eastAsia"/>
        </w:rPr>
        <w:t>变换器原理</w:t>
      </w:r>
    </w:p>
    <w:p w14:paraId="5503E62D" w14:textId="77777777"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cs="Times New Roman" w:hint="eastAsia"/>
        </w:rPr>
        <w:t>单相</w:t>
      </w:r>
      <w:r w:rsidRPr="00FD0D54">
        <w:rPr>
          <w:rFonts w:ascii="Times New Roman" w:eastAsia="楷体" w:hAnsi="Times New Roman" w:cs="Times New Roman" w:hint="eastAsia"/>
        </w:rPr>
        <w:t>B</w:t>
      </w:r>
      <w:r>
        <w:rPr>
          <w:rFonts w:ascii="Times New Roman" w:eastAsia="楷体" w:hAnsi="Times New Roman" w:cs="Times New Roman"/>
        </w:rPr>
        <w:t>uck</w:t>
      </w:r>
      <w:r w:rsidRPr="00FD0D54">
        <w:rPr>
          <w:rFonts w:ascii="Times New Roman" w:eastAsia="楷体" w:hAnsi="Times New Roman" w:cs="Times New Roman" w:hint="eastAsia"/>
        </w:rPr>
        <w:t>变换器的拓扑结构如图</w:t>
      </w:r>
      <w:r w:rsidRPr="00FD0D54">
        <w:rPr>
          <w:rFonts w:ascii="Times New Roman" w:eastAsia="楷体" w:hAnsi="Times New Roman" w:cs="Times New Roman" w:hint="eastAsia"/>
        </w:rPr>
        <w:t>2.</w:t>
      </w:r>
      <w:r>
        <w:rPr>
          <w:rFonts w:ascii="Times New Roman" w:eastAsia="楷体" w:hAnsi="Times New Roman" w:cs="Times New Roman" w:hint="eastAsia"/>
        </w:rPr>
        <w:t>6</w:t>
      </w:r>
      <w:r w:rsidRPr="00FD0D54">
        <w:rPr>
          <w:rFonts w:ascii="Times New Roman" w:eastAsia="楷体" w:hAnsi="Times New Roman" w:cs="Times New Roman" w:hint="eastAsia"/>
        </w:rPr>
        <w:t>所示：</w:t>
      </w:r>
    </w:p>
    <w:p w14:paraId="11A22597" w14:textId="77777777" w:rsidR="004C63F4" w:rsidRPr="00FD0D54" w:rsidRDefault="004C63F4" w:rsidP="004C63F4">
      <w:pPr>
        <w:spacing w:line="360" w:lineRule="auto"/>
        <w:ind w:firstLineChars="200" w:firstLine="420"/>
        <w:jc w:val="center"/>
        <w:rPr>
          <w:rFonts w:ascii="Times New Roman" w:eastAsia="楷体" w:hAnsi="Times New Roman" w:cs="Times New Roman"/>
        </w:rPr>
      </w:pPr>
      <w:r w:rsidRPr="00FD0D54">
        <w:rPr>
          <w:rFonts w:ascii="Times New Roman" w:eastAsia="楷体" w:hAnsi="Times New Roman"/>
          <w:noProof/>
        </w:rPr>
        <w:drawing>
          <wp:inline distT="0" distB="0" distL="0" distR="0" wp14:anchorId="5BF88A61" wp14:editId="68E197BB">
            <wp:extent cx="4082143" cy="17354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8981" cy="1738345"/>
                    </a:xfrm>
                    <a:prstGeom prst="rect">
                      <a:avLst/>
                    </a:prstGeom>
                  </pic:spPr>
                </pic:pic>
              </a:graphicData>
            </a:graphic>
          </wp:inline>
        </w:drawing>
      </w:r>
    </w:p>
    <w:p w14:paraId="1488D226" w14:textId="77777777" w:rsidR="004C63F4" w:rsidRPr="00FD0D54" w:rsidRDefault="004C63F4" w:rsidP="004C63F4">
      <w:pPr>
        <w:spacing w:line="360" w:lineRule="auto"/>
        <w:ind w:firstLineChars="200" w:firstLine="420"/>
        <w:jc w:val="center"/>
        <w:rPr>
          <w:rFonts w:ascii="Times New Roman" w:eastAsia="楷体" w:hAnsi="Times New Roman" w:cs="Times New Roman"/>
        </w:rPr>
      </w:pPr>
      <w:r w:rsidRPr="00FD0D54">
        <w:rPr>
          <w:rFonts w:ascii="Times New Roman" w:eastAsia="楷体" w:hAnsi="Times New Roman" w:cs="Times New Roman" w:hint="eastAsia"/>
        </w:rPr>
        <w:t>图</w:t>
      </w:r>
      <w:r w:rsidRPr="00FD0D54">
        <w:rPr>
          <w:rFonts w:ascii="Times New Roman" w:eastAsia="楷体" w:hAnsi="Times New Roman" w:cs="Times New Roman" w:hint="eastAsia"/>
        </w:rPr>
        <w:t>2.6</w:t>
      </w:r>
      <w:r w:rsidRPr="00FD0D54">
        <w:rPr>
          <w:rFonts w:ascii="Times New Roman" w:eastAsia="楷体" w:hAnsi="Times New Roman" w:cs="Times New Roman"/>
        </w:rPr>
        <w:t xml:space="preserve"> </w:t>
      </w:r>
      <w:r w:rsidRPr="00FD0D54">
        <w:rPr>
          <w:rFonts w:ascii="Times New Roman" w:eastAsia="楷体" w:hAnsi="Times New Roman" w:cs="Times New Roman" w:hint="eastAsia"/>
        </w:rPr>
        <w:t>单相</w:t>
      </w:r>
      <w:r w:rsidRPr="00FD0D54">
        <w:rPr>
          <w:rFonts w:ascii="Times New Roman" w:eastAsia="楷体" w:hAnsi="Times New Roman" w:cs="Times New Roman" w:hint="eastAsia"/>
        </w:rPr>
        <w:t>BUCK</w:t>
      </w:r>
      <w:r w:rsidRPr="00FD0D54">
        <w:rPr>
          <w:rFonts w:ascii="Times New Roman" w:eastAsia="楷体" w:hAnsi="Times New Roman" w:cs="Times New Roman" w:hint="eastAsia"/>
        </w:rPr>
        <w:t>拓扑</w:t>
      </w:r>
    </w:p>
    <w:p w14:paraId="5FF2A96F" w14:textId="77777777"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cs="Times New Roman" w:hint="eastAsia"/>
        </w:rPr>
        <w:t>图中</w:t>
      </w:r>
      <w:r w:rsidRPr="00FD0D54">
        <w:rPr>
          <w:rFonts w:ascii="Times New Roman" w:eastAsia="楷体" w:hAnsi="Times New Roman" w:cs="Times New Roman" w:hint="eastAsia"/>
        </w:rPr>
        <w:t>V</w:t>
      </w:r>
      <w:r w:rsidRPr="00FD0D54">
        <w:rPr>
          <w:rFonts w:ascii="Times New Roman" w:eastAsia="楷体" w:hAnsi="Times New Roman" w:cs="Times New Roman"/>
          <w:vertAlign w:val="subscript"/>
        </w:rPr>
        <w:t>in</w:t>
      </w:r>
      <w:r w:rsidRPr="00FD0D54">
        <w:rPr>
          <w:rFonts w:ascii="Times New Roman" w:eastAsia="楷体" w:hAnsi="Times New Roman" w:cs="Times New Roman" w:hint="eastAsia"/>
        </w:rPr>
        <w:t>为输入电压，</w:t>
      </w:r>
      <w:r w:rsidRPr="00FD0D54">
        <w:rPr>
          <w:rFonts w:ascii="Times New Roman" w:eastAsia="楷体" w:hAnsi="Times New Roman" w:cs="Times New Roman" w:hint="eastAsia"/>
        </w:rPr>
        <w:t>Vo</w:t>
      </w:r>
      <w:r w:rsidRPr="00FD0D54">
        <w:rPr>
          <w:rFonts w:ascii="Times New Roman" w:eastAsia="楷体" w:hAnsi="Times New Roman" w:cs="Times New Roman" w:hint="eastAsia"/>
        </w:rPr>
        <w:t>为输出电压，</w:t>
      </w:r>
      <w:r w:rsidRPr="00FD0D54">
        <w:rPr>
          <w:rFonts w:ascii="Times New Roman" w:eastAsia="楷体" w:hAnsi="Times New Roman" w:cs="Times New Roman" w:hint="eastAsia"/>
        </w:rPr>
        <w:t>Q</w:t>
      </w:r>
      <w:r w:rsidRPr="00FD0D54">
        <w:rPr>
          <w:rFonts w:ascii="Times New Roman" w:eastAsia="楷体" w:hAnsi="Times New Roman" w:cs="Times New Roman" w:hint="eastAsia"/>
        </w:rPr>
        <w:t>为开关器件，电路进入稳态以后，以任意一个</w:t>
      </w:r>
      <w:r w:rsidRPr="00FD0D54">
        <w:rPr>
          <w:rFonts w:ascii="Times New Roman" w:eastAsia="楷体" w:hAnsi="Times New Roman" w:cs="Times New Roman" w:hint="eastAsia"/>
        </w:rPr>
        <w:lastRenderedPageBreak/>
        <w:t>Q</w:t>
      </w:r>
      <w:r w:rsidRPr="00FD0D54">
        <w:rPr>
          <w:rFonts w:ascii="Times New Roman" w:eastAsia="楷体" w:hAnsi="Times New Roman" w:cs="Times New Roman" w:hint="eastAsia"/>
        </w:rPr>
        <w:t>开启的瞬间为起点，单相</w:t>
      </w:r>
      <w:r w:rsidRPr="00FD0D54">
        <w:rPr>
          <w:rFonts w:ascii="Times New Roman" w:eastAsia="楷体" w:hAnsi="Times New Roman" w:cs="Times New Roman" w:hint="eastAsia"/>
        </w:rPr>
        <w:t>B</w:t>
      </w:r>
      <w:r>
        <w:rPr>
          <w:rFonts w:ascii="Times New Roman" w:eastAsia="楷体" w:hAnsi="Times New Roman" w:cs="Times New Roman"/>
        </w:rPr>
        <w:t>uck</w:t>
      </w:r>
      <w:r w:rsidRPr="00FD0D54">
        <w:rPr>
          <w:rFonts w:ascii="Times New Roman" w:eastAsia="楷体" w:hAnsi="Times New Roman" w:cs="Times New Roman" w:hint="eastAsia"/>
        </w:rPr>
        <w:t>的工作过程有如下两个阶段：</w:t>
      </w:r>
    </w:p>
    <w:p w14:paraId="7B5AF8EA" w14:textId="77777777"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cs="Times New Roman" w:hint="eastAsia"/>
        </w:rPr>
        <w:t>阶段一，</w:t>
      </w:r>
      <w:r w:rsidRPr="00FD0D54">
        <w:rPr>
          <w:rFonts w:ascii="Times New Roman" w:eastAsia="楷体" w:hAnsi="Times New Roman" w:cs="Times New Roman" w:hint="eastAsia"/>
        </w:rPr>
        <w:t>Q</w:t>
      </w:r>
      <w:r w:rsidRPr="00FD0D54">
        <w:rPr>
          <w:rFonts w:ascii="Times New Roman" w:eastAsia="楷体" w:hAnsi="Times New Roman" w:cs="Times New Roman" w:hint="eastAsia"/>
        </w:rPr>
        <w:t>导通，续流二极管</w:t>
      </w:r>
      <w:r w:rsidRPr="00FD0D54">
        <w:rPr>
          <w:rFonts w:ascii="Times New Roman" w:eastAsia="楷体" w:hAnsi="Times New Roman" w:cs="Times New Roman" w:hint="eastAsia"/>
        </w:rPr>
        <w:t>D</w:t>
      </w:r>
      <w:r w:rsidRPr="00FD0D54">
        <w:rPr>
          <w:rFonts w:ascii="Times New Roman" w:eastAsia="楷体" w:hAnsi="Times New Roman" w:cs="Times New Roman" w:hint="eastAsia"/>
        </w:rPr>
        <w:t>反向截止，输入电源向电感</w:t>
      </w:r>
      <w:r w:rsidRPr="00FD0D54">
        <w:rPr>
          <w:rFonts w:ascii="Times New Roman" w:eastAsia="楷体" w:hAnsi="Times New Roman" w:cs="Times New Roman" w:hint="eastAsia"/>
        </w:rPr>
        <w:t>L</w:t>
      </w:r>
      <w:r w:rsidRPr="002806C4">
        <w:rPr>
          <w:rFonts w:ascii="Times New Roman" w:eastAsia="楷体" w:hAnsi="Times New Roman" w:cs="Times New Roman" w:hint="eastAsia"/>
          <w:vertAlign w:val="subscript"/>
        </w:rPr>
        <w:t>1</w:t>
      </w:r>
      <w:r w:rsidRPr="00FD0D54">
        <w:rPr>
          <w:rFonts w:ascii="Times New Roman" w:eastAsia="楷体" w:hAnsi="Times New Roman" w:cs="Times New Roman" w:hint="eastAsia"/>
        </w:rPr>
        <w:t>和电容</w:t>
      </w:r>
      <w:r w:rsidRPr="00FD0D54">
        <w:rPr>
          <w:rFonts w:ascii="Times New Roman" w:eastAsia="楷体" w:hAnsi="Times New Roman" w:cs="Times New Roman" w:hint="eastAsia"/>
        </w:rPr>
        <w:t>C</w:t>
      </w:r>
      <w:r w:rsidRPr="002806C4">
        <w:rPr>
          <w:rFonts w:ascii="Times New Roman" w:eastAsia="楷体" w:hAnsi="Times New Roman" w:cs="Times New Roman" w:hint="eastAsia"/>
          <w:vertAlign w:val="subscript"/>
        </w:rPr>
        <w:t>1</w:t>
      </w:r>
      <w:r w:rsidRPr="00FD0D54">
        <w:rPr>
          <w:rFonts w:ascii="Times New Roman" w:eastAsia="楷体" w:hAnsi="Times New Roman" w:cs="Times New Roman" w:hint="eastAsia"/>
        </w:rPr>
        <w:t>充电，并向负载供电，流经电感</w:t>
      </w:r>
      <w:r w:rsidRPr="00FD0D54">
        <w:rPr>
          <w:rFonts w:ascii="Times New Roman" w:eastAsia="楷体" w:hAnsi="Times New Roman" w:cs="Times New Roman" w:hint="eastAsia"/>
        </w:rPr>
        <w:t>L</w:t>
      </w:r>
      <w:r w:rsidRPr="002806C4">
        <w:rPr>
          <w:rFonts w:ascii="Times New Roman" w:eastAsia="楷体" w:hAnsi="Times New Roman" w:cs="Times New Roman" w:hint="eastAsia"/>
          <w:vertAlign w:val="subscript"/>
        </w:rPr>
        <w:t>1</w:t>
      </w:r>
      <w:r w:rsidRPr="00FD0D54">
        <w:rPr>
          <w:rFonts w:ascii="Times New Roman" w:eastAsia="楷体" w:hAnsi="Times New Roman" w:cs="Times New Roman" w:hint="eastAsia"/>
        </w:rPr>
        <w:t>的电流和电容</w:t>
      </w:r>
      <w:r w:rsidRPr="00FD0D54">
        <w:rPr>
          <w:rFonts w:ascii="Times New Roman" w:eastAsia="楷体" w:hAnsi="Times New Roman" w:cs="Times New Roman" w:hint="eastAsia"/>
        </w:rPr>
        <w:t>C</w:t>
      </w:r>
      <w:r w:rsidRPr="002806C4">
        <w:rPr>
          <w:rFonts w:ascii="Times New Roman" w:eastAsia="楷体" w:hAnsi="Times New Roman" w:cs="Times New Roman" w:hint="eastAsia"/>
          <w:vertAlign w:val="subscript"/>
        </w:rPr>
        <w:t>1</w:t>
      </w:r>
      <w:r w:rsidRPr="00FD0D54">
        <w:rPr>
          <w:rFonts w:ascii="Times New Roman" w:eastAsia="楷体" w:hAnsi="Times New Roman" w:cs="Times New Roman" w:hint="eastAsia"/>
        </w:rPr>
        <w:t>两端电压均线性增加，随后</w:t>
      </w:r>
      <w:r w:rsidRPr="00FD0D54">
        <w:rPr>
          <w:rFonts w:ascii="Times New Roman" w:eastAsia="楷体" w:hAnsi="Times New Roman" w:cs="Times New Roman" w:hint="eastAsia"/>
        </w:rPr>
        <w:t>Q</w:t>
      </w:r>
      <w:r w:rsidRPr="00FD0D54">
        <w:rPr>
          <w:rFonts w:ascii="Times New Roman" w:eastAsia="楷体" w:hAnsi="Times New Roman" w:cs="Times New Roman" w:hint="eastAsia"/>
        </w:rPr>
        <w:t>关断，记导通时间为</w:t>
      </w:r>
      <w:r w:rsidRPr="00FD0D54">
        <w:rPr>
          <w:rFonts w:ascii="Times New Roman" w:eastAsia="楷体" w:hAnsi="Times New Roman" w:cs="Times New Roman" w:hint="eastAsia"/>
        </w:rPr>
        <w:t>T</w:t>
      </w:r>
      <w:r w:rsidRPr="00FD0D54">
        <w:rPr>
          <w:rFonts w:ascii="Times New Roman" w:eastAsia="楷体" w:hAnsi="Times New Roman" w:cs="Times New Roman"/>
          <w:vertAlign w:val="subscript"/>
        </w:rPr>
        <w:t>on</w:t>
      </w:r>
      <w:r w:rsidRPr="00FD0D54">
        <w:rPr>
          <w:rFonts w:ascii="Times New Roman" w:eastAsia="楷体" w:hAnsi="Times New Roman" w:cs="Times New Roman" w:hint="eastAsia"/>
        </w:rPr>
        <w:t>；</w:t>
      </w:r>
    </w:p>
    <w:p w14:paraId="6C0C10EE" w14:textId="77777777"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rPr>
        <w:t>阶段二，</w:t>
      </w:r>
      <w:r w:rsidRPr="00FD0D54">
        <w:rPr>
          <w:rFonts w:ascii="Times New Roman" w:eastAsia="楷体" w:hAnsi="Times New Roman" w:cs="Times New Roman"/>
        </w:rPr>
        <w:t>Q</w:t>
      </w:r>
      <w:r w:rsidRPr="00FD0D54">
        <w:rPr>
          <w:rFonts w:ascii="Times New Roman" w:eastAsia="楷体" w:hAnsi="Times New Roman"/>
        </w:rPr>
        <w:t>关断，续流二极管</w:t>
      </w:r>
      <w:r w:rsidRPr="00FD0D54">
        <w:rPr>
          <w:rFonts w:ascii="Times New Roman" w:eastAsia="楷体" w:hAnsi="Times New Roman" w:cs="Times New Roman"/>
        </w:rPr>
        <w:t>D</w:t>
      </w:r>
      <w:r w:rsidRPr="00FD0D54">
        <w:rPr>
          <w:rFonts w:ascii="Times New Roman" w:eastAsia="楷体" w:hAnsi="Times New Roman"/>
        </w:rPr>
        <w:t>正向导通，</w:t>
      </w:r>
      <w:r w:rsidRPr="00FD0D54">
        <w:rPr>
          <w:rFonts w:ascii="Times New Roman" w:eastAsia="楷体" w:hAnsi="Times New Roman" w:hint="eastAsia"/>
        </w:rPr>
        <w:t>电感</w:t>
      </w:r>
      <w:r w:rsidRPr="00FD0D54">
        <w:rPr>
          <w:rFonts w:ascii="Times New Roman" w:eastAsia="楷体" w:hAnsi="Times New Roman" w:cs="Times New Roman"/>
        </w:rPr>
        <w:t>L</w:t>
      </w:r>
      <w:r w:rsidRPr="002806C4">
        <w:rPr>
          <w:rFonts w:ascii="Times New Roman" w:eastAsia="楷体" w:hAnsi="Times New Roman" w:cs="Times New Roman"/>
          <w:vertAlign w:val="subscript"/>
        </w:rPr>
        <w:t>1</w:t>
      </w:r>
      <w:r w:rsidRPr="00FD0D54">
        <w:rPr>
          <w:rFonts w:ascii="Times New Roman" w:eastAsia="楷体" w:hAnsi="Times New Roman" w:hint="eastAsia"/>
        </w:rPr>
        <w:t>和电容</w:t>
      </w:r>
      <w:r w:rsidRPr="00FD0D54">
        <w:rPr>
          <w:rFonts w:ascii="Times New Roman" w:eastAsia="楷体" w:hAnsi="Times New Roman" w:cs="Times New Roman"/>
        </w:rPr>
        <w:t>C</w:t>
      </w:r>
      <w:r w:rsidRPr="002806C4">
        <w:rPr>
          <w:rFonts w:ascii="Times New Roman" w:eastAsia="楷体" w:hAnsi="Times New Roman" w:cs="Times New Roman"/>
          <w:vertAlign w:val="subscript"/>
        </w:rPr>
        <w:t>1</w:t>
      </w:r>
      <w:r w:rsidRPr="00FD0D54">
        <w:rPr>
          <w:rFonts w:ascii="Times New Roman" w:eastAsia="楷体" w:hAnsi="Times New Roman" w:hint="eastAsia"/>
        </w:rPr>
        <w:t>向负载放电，流经电感</w:t>
      </w:r>
      <w:r w:rsidRPr="00FD0D54">
        <w:rPr>
          <w:rFonts w:ascii="Times New Roman" w:eastAsia="楷体" w:hAnsi="Times New Roman" w:cs="Times New Roman"/>
        </w:rPr>
        <w:t>L</w:t>
      </w:r>
      <w:r w:rsidRPr="002806C4">
        <w:rPr>
          <w:rFonts w:ascii="Times New Roman" w:eastAsia="楷体" w:hAnsi="Times New Roman" w:cs="Times New Roman"/>
          <w:vertAlign w:val="subscript"/>
        </w:rPr>
        <w:t>1</w:t>
      </w:r>
      <w:r w:rsidRPr="00FD0D54">
        <w:rPr>
          <w:rFonts w:ascii="Times New Roman" w:eastAsia="楷体" w:hAnsi="Times New Roman" w:hint="eastAsia"/>
        </w:rPr>
        <w:t>的电流和电容</w:t>
      </w:r>
      <w:r w:rsidRPr="00FD0D54">
        <w:rPr>
          <w:rFonts w:ascii="Times New Roman" w:eastAsia="楷体" w:hAnsi="Times New Roman" w:cs="Times New Roman"/>
        </w:rPr>
        <w:t>C</w:t>
      </w:r>
      <w:r w:rsidRPr="002806C4">
        <w:rPr>
          <w:rFonts w:ascii="Times New Roman" w:eastAsia="楷体" w:hAnsi="Times New Roman" w:cs="Times New Roman"/>
          <w:vertAlign w:val="subscript"/>
        </w:rPr>
        <w:t>1</w:t>
      </w:r>
      <w:r w:rsidRPr="00FD0D54">
        <w:rPr>
          <w:rFonts w:ascii="Times New Roman" w:eastAsia="楷体" w:hAnsi="Times New Roman" w:hint="eastAsia"/>
        </w:rPr>
        <w:t>两端的电压均线性减小，随后</w:t>
      </w:r>
      <w:r w:rsidRPr="00FD0D54">
        <w:rPr>
          <w:rFonts w:ascii="Times New Roman" w:eastAsia="楷体" w:hAnsi="Times New Roman" w:cs="Times New Roman"/>
        </w:rPr>
        <w:t>Q</w:t>
      </w:r>
      <w:r w:rsidRPr="00FD0D54">
        <w:rPr>
          <w:rFonts w:ascii="Times New Roman" w:eastAsia="楷体" w:hAnsi="Times New Roman" w:hint="eastAsia"/>
        </w:rPr>
        <w:t>导通，进入下一个周期，记关断时间为</w:t>
      </w:r>
      <w:r w:rsidRPr="00FD0D54">
        <w:rPr>
          <w:rFonts w:ascii="Times New Roman" w:eastAsia="楷体" w:hAnsi="Times New Roman" w:cs="Times New Roman"/>
        </w:rPr>
        <w:t>T</w:t>
      </w:r>
      <w:r w:rsidRPr="00FD0D54">
        <w:rPr>
          <w:rFonts w:ascii="Times New Roman" w:eastAsia="楷体" w:hAnsi="Times New Roman" w:cs="Times New Roman"/>
          <w:vertAlign w:val="subscript"/>
        </w:rPr>
        <w:t>off</w:t>
      </w:r>
      <w:r w:rsidRPr="00FD0D54">
        <w:rPr>
          <w:rFonts w:ascii="Times New Roman" w:eastAsia="楷体" w:hAnsi="Times New Roman" w:cs="Times New Roman" w:hint="eastAsia"/>
        </w:rPr>
        <w:t>，且有：</w:t>
      </w:r>
    </w:p>
    <w:p w14:paraId="25F27844" w14:textId="77A5FC10" w:rsidR="004C63F4" w:rsidRPr="00FD0D54" w:rsidRDefault="00000000" w:rsidP="004C63F4">
      <w:pPr>
        <w:spacing w:line="360" w:lineRule="auto"/>
        <w:ind w:firstLineChars="200" w:firstLine="640"/>
        <w:jc w:val="right"/>
        <w:rPr>
          <w:rFonts w:ascii="Times New Roman" w:eastAsia="楷体" w:hAnsi="Times New Roman"/>
          <w:i/>
        </w:rPr>
      </w:pPr>
      <m:oMath>
        <m:sSub>
          <m:sSubPr>
            <m:ctrlPr>
              <w:rPr>
                <w:rFonts w:ascii="Cambria Math" w:eastAsia="楷体" w:hAnsi="Cambria Math" w:cs="Times New Roman"/>
                <w:i/>
                <w:sz w:val="32"/>
                <w:szCs w:val="36"/>
              </w:rPr>
            </m:ctrlPr>
          </m:sSubPr>
          <m:e>
            <m:r>
              <w:rPr>
                <w:rFonts w:ascii="Cambria Math" w:eastAsia="楷体" w:hAnsi="Cambria Math" w:cs="Times New Roman"/>
                <w:sz w:val="32"/>
                <w:szCs w:val="36"/>
              </w:rPr>
              <m:t>T</m:t>
            </m:r>
          </m:e>
          <m:sub>
            <m:r>
              <w:rPr>
                <w:rFonts w:ascii="Cambria Math" w:eastAsia="楷体" w:hAnsi="Cambria Math" w:cs="Times New Roman"/>
                <w:sz w:val="32"/>
                <w:szCs w:val="36"/>
                <w:vertAlign w:val="subscript"/>
              </w:rPr>
              <m:t>on</m:t>
            </m:r>
          </m:sub>
        </m:sSub>
        <m:r>
          <w:rPr>
            <w:rFonts w:ascii="Cambria Math" w:eastAsia="楷体" w:hAnsi="Cambria Math" w:cs="Times New Roman"/>
            <w:sz w:val="32"/>
            <w:szCs w:val="36"/>
          </w:rPr>
          <m:t>+</m:t>
        </m:r>
        <m:sSub>
          <m:sSubPr>
            <m:ctrlPr>
              <w:rPr>
                <w:rFonts w:ascii="Cambria Math" w:eastAsia="楷体" w:hAnsi="Cambria Math" w:cs="Times New Roman"/>
                <w:i/>
                <w:sz w:val="32"/>
                <w:szCs w:val="36"/>
              </w:rPr>
            </m:ctrlPr>
          </m:sSubPr>
          <m:e>
            <m:r>
              <w:rPr>
                <w:rFonts w:ascii="Cambria Math" w:eastAsia="楷体" w:hAnsi="Cambria Math" w:cs="Times New Roman"/>
                <w:sz w:val="32"/>
                <w:szCs w:val="36"/>
              </w:rPr>
              <m:t>T</m:t>
            </m:r>
          </m:e>
          <m:sub>
            <m:r>
              <w:rPr>
                <w:rFonts w:ascii="Cambria Math" w:eastAsia="楷体" w:hAnsi="Cambria Math" w:cs="Times New Roman"/>
                <w:sz w:val="32"/>
                <w:szCs w:val="36"/>
                <w:vertAlign w:val="subscript"/>
              </w:rPr>
              <m:t>off</m:t>
            </m:r>
          </m:sub>
        </m:sSub>
        <m:r>
          <w:rPr>
            <w:rFonts w:ascii="Cambria Math" w:eastAsia="楷体" w:hAnsi="Cambria Math" w:cs="Times New Roman"/>
            <w:sz w:val="32"/>
            <w:szCs w:val="36"/>
          </w:rPr>
          <m:t>=T</m:t>
        </m:r>
      </m:oMath>
      <w:r w:rsidR="004C63F4" w:rsidRPr="00FD0D54">
        <w:rPr>
          <w:rFonts w:ascii="Times New Roman" w:eastAsia="楷体" w:hAnsi="Times New Roman"/>
          <w:sz w:val="32"/>
          <w:szCs w:val="36"/>
        </w:rPr>
        <w:tab/>
      </w:r>
      <w:r w:rsidR="004C63F4" w:rsidRPr="00FD0D54">
        <w:rPr>
          <w:rFonts w:ascii="Times New Roman" w:eastAsia="楷体" w:hAnsi="Times New Roman"/>
        </w:rPr>
        <w:tab/>
      </w:r>
      <w:r w:rsidR="004C63F4" w:rsidRPr="00FD0D54">
        <w:rPr>
          <w:rFonts w:ascii="Times New Roman" w:eastAsia="楷体" w:hAnsi="Times New Roman"/>
        </w:rPr>
        <w:tab/>
      </w:r>
      <w:r w:rsidR="004C63F4" w:rsidRPr="00FD0D54">
        <w:rPr>
          <w:rFonts w:ascii="Times New Roman" w:eastAsia="楷体" w:hAnsi="Times New Roman"/>
        </w:rPr>
        <w:tab/>
      </w:r>
      <w:r w:rsidR="004C63F4" w:rsidRPr="00FD0D54">
        <w:rPr>
          <w:rFonts w:ascii="Times New Roman" w:eastAsia="楷体" w:hAnsi="Times New Roman"/>
        </w:rPr>
        <w:tab/>
      </w:r>
      <w:r w:rsidR="004C63F4" w:rsidRPr="00FD0D54">
        <w:rPr>
          <w:rFonts w:ascii="Times New Roman" w:eastAsia="楷体" w:hAnsi="Times New Roman"/>
        </w:rPr>
        <w:tab/>
      </w:r>
      <w:r w:rsidR="004C63F4" w:rsidRPr="00FD0D54">
        <w:rPr>
          <w:rFonts w:ascii="Times New Roman" w:eastAsia="楷体" w:hAnsi="Times New Roman"/>
        </w:rPr>
        <w:tab/>
      </w:r>
      <w:r w:rsidR="004C63F4" w:rsidRPr="00FD0D54">
        <w:rPr>
          <w:rFonts w:ascii="Times New Roman" w:eastAsia="楷体" w:hAnsi="Times New Roman"/>
        </w:rPr>
        <w:tab/>
      </w:r>
      <w:r w:rsidR="004C63F4" w:rsidRPr="00FD0D54">
        <w:rPr>
          <w:rFonts w:ascii="Times New Roman" w:eastAsia="楷体" w:hAnsi="Times New Roman" w:cs="Times New Roman"/>
          <w:iCs/>
        </w:rPr>
        <w:t>(</w:t>
      </w:r>
      <w:r w:rsidR="002806C4">
        <w:rPr>
          <w:rFonts w:ascii="Times New Roman" w:eastAsia="楷体" w:hAnsi="Times New Roman" w:cs="Times New Roman" w:hint="eastAsia"/>
          <w:iCs/>
        </w:rPr>
        <w:t>2-2-</w:t>
      </w:r>
      <w:r w:rsidR="004C63F4" w:rsidRPr="00FD0D54">
        <w:rPr>
          <w:rFonts w:ascii="Times New Roman" w:eastAsia="楷体" w:hAnsi="Times New Roman" w:cs="Times New Roman"/>
          <w:iCs/>
        </w:rPr>
        <w:t>6)</w:t>
      </w:r>
    </w:p>
    <w:p w14:paraId="61FCA1A4" w14:textId="77777777"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cs="Times New Roman" w:hint="eastAsia"/>
        </w:rPr>
        <w:t>电流进入稳态过后，阶段一中，由</w:t>
      </w:r>
      <w:r w:rsidRPr="00FD0D54">
        <w:rPr>
          <w:rFonts w:ascii="Times New Roman" w:eastAsia="楷体" w:hAnsi="Times New Roman" w:cs="Times New Roman" w:hint="eastAsia"/>
        </w:rPr>
        <w:t>KVL</w:t>
      </w:r>
      <w:r w:rsidRPr="00FD0D54">
        <w:rPr>
          <w:rFonts w:ascii="Times New Roman" w:eastAsia="楷体" w:hAnsi="Times New Roman" w:cs="Times New Roman" w:hint="eastAsia"/>
        </w:rPr>
        <w:t>定律有：</w:t>
      </w:r>
    </w:p>
    <w:p w14:paraId="33D201B9" w14:textId="77777777" w:rsidR="004C63F4" w:rsidRPr="00FD0D54" w:rsidRDefault="00000000" w:rsidP="004C63F4">
      <w:pPr>
        <w:spacing w:line="360" w:lineRule="auto"/>
        <w:ind w:firstLineChars="200" w:firstLine="560"/>
        <w:jc w:val="right"/>
        <w:rPr>
          <w:rFonts w:ascii="Times New Roman" w:eastAsia="楷体" w:hAnsi="Times New Roman" w:cs="Times New Roman"/>
        </w:rPr>
      </w:pPr>
      <m:oMath>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in</m:t>
            </m:r>
          </m:sub>
        </m:sSub>
        <m:r>
          <w:rPr>
            <w:rFonts w:ascii="Cambria Math" w:eastAsia="楷体" w:hAnsi="Cambria Math" w:cs="Times New Roman"/>
            <w:sz w:val="28"/>
            <w:szCs w:val="32"/>
          </w:rPr>
          <m:t>-L</m:t>
        </m:r>
        <m:f>
          <m:fPr>
            <m:ctrlPr>
              <w:rPr>
                <w:rFonts w:ascii="Cambria Math" w:eastAsia="楷体" w:hAnsi="Cambria Math" w:cs="Times New Roman"/>
                <w:sz w:val="28"/>
                <w:szCs w:val="32"/>
              </w:rPr>
            </m:ctrlPr>
          </m:fPr>
          <m:num>
            <m:r>
              <w:rPr>
                <w:rFonts w:ascii="Cambria Math" w:eastAsia="楷体" w:hAnsi="Cambria Math" w:cs="Times New Roman"/>
                <w:sz w:val="28"/>
                <w:szCs w:val="32"/>
              </w:rPr>
              <m:t>d</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i</m:t>
                </m:r>
              </m:e>
              <m:sub>
                <m:r>
                  <w:rPr>
                    <w:rFonts w:ascii="Cambria Math" w:eastAsia="楷体" w:hAnsi="Cambria Math" w:cs="Times New Roman"/>
                    <w:sz w:val="28"/>
                    <w:szCs w:val="32"/>
                  </w:rPr>
                  <m:t>L</m:t>
                </m:r>
              </m:sub>
            </m:sSub>
            <m:ctrlPr>
              <w:rPr>
                <w:rFonts w:ascii="Cambria Math" w:eastAsia="楷体" w:hAnsi="Cambria Math" w:cs="Times New Roman"/>
                <w:i/>
                <w:sz w:val="28"/>
                <w:szCs w:val="32"/>
              </w:rPr>
            </m:ctrlPr>
          </m:num>
          <m:den>
            <m:r>
              <w:rPr>
                <w:rFonts w:ascii="Cambria Math" w:eastAsia="楷体" w:hAnsi="Cambria Math" w:cs="Times New Roman"/>
                <w:sz w:val="28"/>
                <w:szCs w:val="32"/>
              </w:rPr>
              <m:t>dt</m:t>
            </m:r>
            <m:ctrlPr>
              <w:rPr>
                <w:rFonts w:ascii="Cambria Math" w:eastAsia="楷体" w:hAnsi="Cambria Math" w:cs="Times New Roman"/>
                <w:i/>
                <w:sz w:val="28"/>
                <w:szCs w:val="32"/>
              </w:rPr>
            </m:ctrlPr>
          </m:den>
        </m:f>
        <m:r>
          <w:rPr>
            <w:rFonts w:ascii="Cambria Math" w:eastAsia="楷体" w:hAnsi="Cambria Math" w:cs="Times New Roman"/>
            <w:sz w:val="28"/>
            <w:szCs w:val="32"/>
          </w:rPr>
          <m:t>=</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oMath>
      <w:r w:rsidR="004C63F4" w:rsidRPr="00FD0D54">
        <w:rPr>
          <w:rFonts w:ascii="Times New Roman" w:eastAsia="楷体" w:hAnsi="Times New Roman" w:cs="Times New Roman"/>
        </w:rPr>
        <w:tab/>
      </w:r>
      <w:r w:rsidR="004C63F4" w:rsidRPr="00FD0D54">
        <w:rPr>
          <w:rFonts w:ascii="Times New Roman" w:eastAsia="楷体" w:hAnsi="Times New Roman" w:cs="Times New Roman"/>
        </w:rPr>
        <w:tab/>
      </w:r>
      <w:r w:rsidR="004C63F4" w:rsidRPr="00FD0D54">
        <w:rPr>
          <w:rFonts w:ascii="Times New Roman" w:eastAsia="楷体" w:hAnsi="Times New Roman" w:cs="Times New Roman"/>
        </w:rPr>
        <w:tab/>
        <w:t xml:space="preserve">    </w:t>
      </w:r>
      <w:r w:rsidR="004C63F4" w:rsidRPr="00FD0D54">
        <w:rPr>
          <w:rFonts w:ascii="Times New Roman" w:eastAsia="楷体" w:hAnsi="Times New Roman" w:cs="Times New Roman"/>
        </w:rPr>
        <w:tab/>
      </w:r>
      <w:r w:rsidR="004C63F4" w:rsidRPr="00FD0D54">
        <w:rPr>
          <w:rFonts w:ascii="Times New Roman" w:eastAsia="楷体" w:hAnsi="Times New Roman" w:cs="Times New Roman"/>
        </w:rPr>
        <w:tab/>
      </w:r>
      <w:r w:rsidR="004C63F4" w:rsidRPr="00FD0D54">
        <w:rPr>
          <w:rFonts w:ascii="Times New Roman" w:eastAsia="楷体" w:hAnsi="Times New Roman" w:cs="Times New Roman"/>
        </w:rPr>
        <w:tab/>
      </w:r>
      <w:r w:rsidR="004C63F4" w:rsidRPr="00FD0D54">
        <w:rPr>
          <w:rFonts w:ascii="Times New Roman" w:eastAsia="楷体" w:hAnsi="Times New Roman" w:cs="Times New Roman"/>
        </w:rPr>
        <w:tab/>
      </w:r>
      <w:r w:rsidR="004C63F4" w:rsidRPr="00FD0D54">
        <w:rPr>
          <w:rFonts w:ascii="Times New Roman" w:eastAsia="楷体" w:hAnsi="Times New Roman" w:cs="Times New Roman"/>
        </w:rPr>
        <w:tab/>
      </w:r>
    </w:p>
    <w:p w14:paraId="1A98D453" w14:textId="77777777" w:rsidR="004C63F4" w:rsidRPr="00FD0D54" w:rsidRDefault="004C63F4" w:rsidP="004C63F4">
      <w:pPr>
        <w:spacing w:line="360" w:lineRule="auto"/>
        <w:ind w:firstLineChars="200" w:firstLine="420"/>
        <w:jc w:val="left"/>
        <w:rPr>
          <w:rFonts w:ascii="Times New Roman" w:eastAsia="楷体" w:hAnsi="Times New Roman" w:cs="Times New Roman"/>
        </w:rPr>
      </w:pPr>
      <w:r w:rsidRPr="00FD0D54">
        <w:rPr>
          <w:rFonts w:ascii="Times New Roman" w:eastAsia="楷体" w:hAnsi="Times New Roman" w:cs="Times New Roman" w:hint="eastAsia"/>
        </w:rPr>
        <w:t>则阶段一中电感电流的增加量为：</w:t>
      </w:r>
    </w:p>
    <w:p w14:paraId="74163DE1" w14:textId="2816677E" w:rsidR="004C63F4" w:rsidRPr="00FD0D54" w:rsidRDefault="004C63F4" w:rsidP="004C63F4">
      <w:pPr>
        <w:spacing w:line="360" w:lineRule="auto"/>
        <w:ind w:firstLineChars="200" w:firstLine="560"/>
        <w:jc w:val="right"/>
        <w:rPr>
          <w:rFonts w:ascii="Times New Roman" w:eastAsia="楷体" w:hAnsi="Times New Roman" w:cs="Times New Roman"/>
          <w:iCs/>
          <w:sz w:val="24"/>
          <w:szCs w:val="28"/>
        </w:rPr>
      </w:pPr>
      <m:oMath>
        <m:r>
          <m:rPr>
            <m:sty m:val="p"/>
          </m:rPr>
          <w:rPr>
            <w:rFonts w:ascii="Cambria Math" w:eastAsia="楷体" w:hAnsi="Cambria Math" w:cs="Times New Roman" w:hint="eastAsia"/>
            <w:sz w:val="28"/>
            <w:szCs w:val="32"/>
          </w:rPr>
          <m:t>Δ</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i</m:t>
            </m:r>
          </m:e>
          <m:sub>
            <m:r>
              <w:rPr>
                <w:rFonts w:ascii="Cambria Math" w:eastAsia="楷体" w:hAnsi="Cambria Math" w:cs="Times New Roman" w:hint="eastAsia"/>
                <w:sz w:val="28"/>
                <w:szCs w:val="32"/>
              </w:rPr>
              <m:t>L</m:t>
            </m:r>
            <m:r>
              <w:rPr>
                <w:rFonts w:ascii="Cambria Math" w:eastAsia="楷体" w:hAnsi="Cambria Math" w:cs="Times New Roman"/>
                <w:sz w:val="28"/>
                <w:szCs w:val="32"/>
              </w:rPr>
              <m:t>,on</m:t>
            </m:r>
          </m:sub>
        </m:sSub>
        <m:r>
          <w:rPr>
            <w:rFonts w:ascii="Cambria Math" w:eastAsia="楷体" w:hAnsi="Cambria Math" w:cs="Times New Roman"/>
            <w:sz w:val="28"/>
            <w:szCs w:val="32"/>
          </w:rPr>
          <m:t>=</m:t>
        </m:r>
        <m:f>
          <m:fPr>
            <m:ctrlPr>
              <w:rPr>
                <w:rFonts w:ascii="Cambria Math" w:eastAsia="楷体" w:hAnsi="Cambria Math" w:cs="Times New Roman"/>
                <w:sz w:val="28"/>
                <w:szCs w:val="32"/>
              </w:rPr>
            </m:ctrlPr>
          </m:fPr>
          <m:num>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in</m:t>
                </m:r>
              </m:sub>
            </m:sSub>
            <m:r>
              <w:rPr>
                <w:rFonts w:ascii="Cambria Math" w:eastAsia="楷体" w:hAnsi="Cambria Math" w:cs="Times New Roman"/>
                <w:sz w:val="28"/>
                <w:szCs w:val="32"/>
              </w:rPr>
              <m:t>-</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ctrlPr>
              <w:rPr>
                <w:rFonts w:ascii="Cambria Math" w:eastAsia="楷体" w:hAnsi="Cambria Math" w:cs="Times New Roman"/>
                <w:i/>
                <w:sz w:val="28"/>
                <w:szCs w:val="32"/>
              </w:rPr>
            </m:ctrlPr>
          </m:num>
          <m:den>
            <m:r>
              <w:rPr>
                <w:rFonts w:ascii="Cambria Math" w:eastAsia="楷体" w:hAnsi="Cambria Math" w:cs="Times New Roman"/>
                <w:sz w:val="28"/>
                <w:szCs w:val="32"/>
              </w:rPr>
              <m:t>L</m:t>
            </m:r>
            <m:ctrlPr>
              <w:rPr>
                <w:rFonts w:ascii="Cambria Math" w:eastAsia="楷体" w:hAnsi="Cambria Math" w:cs="Times New Roman"/>
                <w:i/>
                <w:sz w:val="28"/>
                <w:szCs w:val="32"/>
              </w:rPr>
            </m:ctrlPr>
          </m:den>
        </m:f>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T</m:t>
            </m:r>
          </m:e>
          <m:sub>
            <m:r>
              <w:rPr>
                <w:rFonts w:ascii="Cambria Math" w:eastAsia="楷体" w:hAnsi="Cambria Math" w:cs="Times New Roman"/>
                <w:sz w:val="28"/>
                <w:szCs w:val="32"/>
              </w:rPr>
              <m:t>on</m:t>
            </m:r>
          </m:sub>
        </m:sSub>
      </m:oMath>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t xml:space="preserve"> </w:t>
      </w:r>
      <w:r w:rsidRPr="00FD0D54">
        <w:rPr>
          <w:rFonts w:ascii="Times New Roman" w:eastAsia="楷体" w:hAnsi="Times New Roman" w:cs="Times New Roman" w:hint="eastAsia"/>
          <w:sz w:val="24"/>
          <w:szCs w:val="28"/>
        </w:rPr>
        <w:t>(</w:t>
      </w:r>
      <w:r w:rsidR="002806C4">
        <w:rPr>
          <w:rFonts w:ascii="Times New Roman" w:eastAsia="楷体" w:hAnsi="Times New Roman" w:cs="Times New Roman" w:hint="eastAsia"/>
          <w:iCs/>
        </w:rPr>
        <w:t>2-2-</w:t>
      </w:r>
      <w:r w:rsidRPr="00FD0D54">
        <w:rPr>
          <w:rFonts w:ascii="Times New Roman" w:eastAsia="楷体" w:hAnsi="Times New Roman" w:cs="Times New Roman"/>
          <w:sz w:val="24"/>
          <w:szCs w:val="28"/>
        </w:rPr>
        <w:t>7)</w:t>
      </w:r>
    </w:p>
    <w:p w14:paraId="1450D6C1" w14:textId="77777777"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cs="Times New Roman" w:hint="eastAsia"/>
        </w:rPr>
        <w:t>类似的，阶段二中电感电流减小量为：</w:t>
      </w:r>
    </w:p>
    <w:p w14:paraId="7C4B60E2" w14:textId="37F1F734" w:rsidR="004C63F4" w:rsidRPr="00FD0D54" w:rsidRDefault="004C63F4" w:rsidP="004C63F4">
      <w:pPr>
        <w:spacing w:line="360" w:lineRule="auto"/>
        <w:ind w:firstLineChars="83" w:firstLine="232"/>
        <w:jc w:val="right"/>
        <w:rPr>
          <w:rFonts w:ascii="Times New Roman" w:eastAsia="楷体" w:hAnsi="Times New Roman" w:cs="Times New Roman"/>
          <w:sz w:val="24"/>
          <w:szCs w:val="28"/>
        </w:rPr>
      </w:pPr>
      <m:oMath>
        <m:r>
          <m:rPr>
            <m:sty m:val="p"/>
          </m:rPr>
          <w:rPr>
            <w:rFonts w:ascii="Cambria Math" w:eastAsia="楷体" w:hAnsi="Cambria Math" w:cs="Times New Roman" w:hint="eastAsia"/>
            <w:sz w:val="28"/>
            <w:szCs w:val="32"/>
          </w:rPr>
          <m:t>Δ</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i</m:t>
            </m:r>
          </m:e>
          <m:sub>
            <m:r>
              <w:rPr>
                <w:rFonts w:ascii="Cambria Math" w:eastAsia="楷体" w:hAnsi="Cambria Math" w:cs="Times New Roman"/>
                <w:sz w:val="28"/>
                <w:szCs w:val="32"/>
              </w:rPr>
              <m:t>L,off</m:t>
            </m:r>
          </m:sub>
        </m:sSub>
        <m:r>
          <w:rPr>
            <w:rFonts w:ascii="Cambria Math" w:eastAsia="楷体" w:hAnsi="Cambria Math" w:cs="Times New Roman"/>
            <w:sz w:val="28"/>
            <w:szCs w:val="32"/>
          </w:rPr>
          <m:t>=</m:t>
        </m:r>
        <m:f>
          <m:fPr>
            <m:ctrlPr>
              <w:rPr>
                <w:rFonts w:ascii="Cambria Math" w:eastAsia="楷体" w:hAnsi="Cambria Math" w:cs="Times New Roman"/>
                <w:sz w:val="28"/>
                <w:szCs w:val="32"/>
              </w:rPr>
            </m:ctrlPr>
          </m:fPr>
          <m:num>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ctrlPr>
              <w:rPr>
                <w:rFonts w:ascii="Cambria Math" w:eastAsia="楷体" w:hAnsi="Cambria Math" w:cs="Times New Roman"/>
                <w:i/>
                <w:sz w:val="28"/>
                <w:szCs w:val="32"/>
              </w:rPr>
            </m:ctrlPr>
          </m:num>
          <m:den>
            <m:r>
              <w:rPr>
                <w:rFonts w:ascii="Cambria Math" w:eastAsia="楷体" w:hAnsi="Cambria Math" w:cs="Times New Roman"/>
                <w:sz w:val="28"/>
                <w:szCs w:val="32"/>
              </w:rPr>
              <m:t>L</m:t>
            </m:r>
            <m:ctrlPr>
              <w:rPr>
                <w:rFonts w:ascii="Cambria Math" w:eastAsia="楷体" w:hAnsi="Cambria Math" w:cs="Times New Roman"/>
                <w:i/>
                <w:sz w:val="28"/>
                <w:szCs w:val="32"/>
              </w:rPr>
            </m:ctrlPr>
          </m:den>
        </m:f>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T</m:t>
            </m:r>
          </m:e>
          <m:sub>
            <m:r>
              <w:rPr>
                <w:rFonts w:ascii="Cambria Math" w:eastAsia="楷体" w:hAnsi="Cambria Math" w:cs="Times New Roman"/>
                <w:sz w:val="28"/>
                <w:szCs w:val="32"/>
              </w:rPr>
              <m:t>off</m:t>
            </m:r>
          </m:sub>
        </m:sSub>
      </m:oMath>
      <w:r w:rsidRPr="00FD0D54">
        <w:rPr>
          <w:rFonts w:ascii="Times New Roman" w:eastAsia="楷体" w:hAnsi="Times New Roman" w:cs="Times New Roman"/>
          <w:sz w:val="24"/>
          <w:szCs w:val="28"/>
        </w:rPr>
        <w:tab/>
        <w:t xml:space="preserve"> </w:t>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t xml:space="preserve">  </w:t>
      </w:r>
      <w:r w:rsidRPr="00FD0D54">
        <w:rPr>
          <w:rFonts w:ascii="Times New Roman" w:eastAsia="楷体" w:hAnsi="Times New Roman" w:cs="Times New Roman" w:hint="eastAsia"/>
          <w:sz w:val="24"/>
          <w:szCs w:val="28"/>
        </w:rPr>
        <w:t>(</w:t>
      </w:r>
      <w:r w:rsidR="002806C4">
        <w:rPr>
          <w:rFonts w:ascii="Times New Roman" w:eastAsia="楷体" w:hAnsi="Times New Roman" w:cs="Times New Roman" w:hint="eastAsia"/>
          <w:iCs/>
        </w:rPr>
        <w:t>2-2-</w:t>
      </w:r>
      <w:r w:rsidRPr="00FD0D54">
        <w:rPr>
          <w:rFonts w:ascii="Times New Roman" w:eastAsia="楷体" w:hAnsi="Times New Roman" w:cs="Times New Roman"/>
          <w:sz w:val="24"/>
          <w:szCs w:val="28"/>
        </w:rPr>
        <w:t>8)</w:t>
      </w:r>
    </w:p>
    <w:p w14:paraId="72D0B5D6" w14:textId="7E054A91" w:rsidR="004C63F4" w:rsidRPr="00FD0D54" w:rsidRDefault="004C63F4" w:rsidP="004C63F4">
      <w:pPr>
        <w:spacing w:line="360" w:lineRule="auto"/>
        <w:ind w:firstLineChars="200" w:firstLine="420"/>
        <w:rPr>
          <w:rFonts w:ascii="Times New Roman" w:eastAsia="楷体" w:hAnsi="Times New Roman" w:cs="Times New Roman"/>
          <w:i/>
        </w:rPr>
      </w:pPr>
      <w:r w:rsidRPr="00FD0D54">
        <w:rPr>
          <w:rFonts w:ascii="Times New Roman" w:eastAsia="楷体" w:hAnsi="Times New Roman" w:cs="Times New Roman" w:hint="eastAsia"/>
        </w:rPr>
        <w:t>电路进入稳态过后，通过式</w:t>
      </w:r>
      <w:r w:rsidRPr="00FD0D54">
        <w:rPr>
          <w:rFonts w:ascii="Times New Roman" w:eastAsia="楷体" w:hAnsi="Times New Roman" w:cs="Times New Roman" w:hint="eastAsia"/>
        </w:rPr>
        <w:t>(</w:t>
      </w:r>
      <w:r w:rsidR="002806C4">
        <w:rPr>
          <w:rFonts w:ascii="Times New Roman" w:eastAsia="楷体" w:hAnsi="Times New Roman" w:cs="Times New Roman" w:hint="eastAsia"/>
          <w:iCs/>
        </w:rPr>
        <w:t>2-2-</w:t>
      </w:r>
      <w:r w:rsidRPr="00FD0D54">
        <w:rPr>
          <w:rFonts w:ascii="Times New Roman" w:eastAsia="楷体" w:hAnsi="Times New Roman" w:cs="Times New Roman"/>
        </w:rPr>
        <w:t>7)</w:t>
      </w:r>
      <w:r w:rsidRPr="00FD0D54">
        <w:rPr>
          <w:rFonts w:ascii="Times New Roman" w:eastAsia="楷体" w:hAnsi="Times New Roman" w:cs="Times New Roman" w:hint="eastAsia"/>
        </w:rPr>
        <w:t>或</w:t>
      </w:r>
      <w:r w:rsidRPr="00FD0D54">
        <w:rPr>
          <w:rFonts w:ascii="Times New Roman" w:eastAsia="楷体" w:hAnsi="Times New Roman" w:cs="Times New Roman" w:hint="eastAsia"/>
        </w:rPr>
        <w:t>(</w:t>
      </w:r>
      <w:r w:rsidR="002806C4">
        <w:rPr>
          <w:rFonts w:ascii="Times New Roman" w:eastAsia="楷体" w:hAnsi="Times New Roman" w:cs="Times New Roman" w:hint="eastAsia"/>
          <w:iCs/>
        </w:rPr>
        <w:t>2-2-</w:t>
      </w:r>
      <w:r w:rsidRPr="00FD0D54">
        <w:rPr>
          <w:rFonts w:ascii="Times New Roman" w:eastAsia="楷体" w:hAnsi="Times New Roman" w:cs="Times New Roman"/>
        </w:rPr>
        <w:t>8)</w:t>
      </w:r>
      <w:r w:rsidRPr="00FD0D54">
        <w:rPr>
          <w:rFonts w:ascii="Times New Roman" w:eastAsia="楷体" w:hAnsi="Times New Roman" w:cs="Times New Roman" w:hint="eastAsia"/>
        </w:rPr>
        <w:t>可以计算出电感电流的纹波大小，且阶段一中电感电流的增加量与阶段二中电感电流减少量相等，即</w:t>
      </w:r>
    </w:p>
    <w:p w14:paraId="4BDCB6C5" w14:textId="77BDDAD0" w:rsidR="004C63F4" w:rsidRPr="00FD0D54" w:rsidRDefault="004C63F4" w:rsidP="004C63F4">
      <w:pPr>
        <w:spacing w:line="360" w:lineRule="auto"/>
        <w:ind w:firstLineChars="200" w:firstLine="560"/>
        <w:jc w:val="right"/>
        <w:rPr>
          <w:rFonts w:ascii="Times New Roman" w:eastAsia="楷体" w:hAnsi="Times New Roman" w:cs="Times New Roman"/>
        </w:rPr>
      </w:pPr>
      <m:oMath>
        <m:r>
          <m:rPr>
            <m:sty m:val="p"/>
          </m:rPr>
          <w:rPr>
            <w:rFonts w:ascii="Cambria Math" w:eastAsia="楷体" w:hAnsi="Cambria Math" w:cs="Times New Roman" w:hint="eastAsia"/>
            <w:sz w:val="28"/>
            <w:szCs w:val="32"/>
          </w:rPr>
          <m:t>Δ</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i</m:t>
            </m:r>
          </m:e>
          <m:sub>
            <m:r>
              <w:rPr>
                <w:rFonts w:ascii="Cambria Math" w:eastAsia="楷体" w:hAnsi="Cambria Math" w:cs="Times New Roman"/>
                <w:sz w:val="28"/>
                <w:szCs w:val="32"/>
              </w:rPr>
              <m:t>L</m:t>
            </m:r>
          </m:sub>
        </m:sSub>
        <m:r>
          <w:rPr>
            <w:rFonts w:ascii="Cambria Math" w:eastAsia="楷体" w:hAnsi="Cambria Math" w:cs="Times New Roman"/>
            <w:sz w:val="28"/>
            <w:szCs w:val="32"/>
          </w:rPr>
          <m:t>=</m:t>
        </m:r>
        <m:f>
          <m:fPr>
            <m:ctrlPr>
              <w:rPr>
                <w:rFonts w:ascii="Cambria Math" w:eastAsia="楷体" w:hAnsi="Cambria Math" w:cs="Times New Roman"/>
                <w:sz w:val="28"/>
                <w:szCs w:val="32"/>
              </w:rPr>
            </m:ctrlPr>
          </m:fPr>
          <m:num>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in</m:t>
                </m:r>
              </m:sub>
            </m:sSub>
            <m:r>
              <w:rPr>
                <w:rFonts w:ascii="Cambria Math" w:eastAsia="楷体" w:hAnsi="Cambria Math" w:cs="Times New Roman"/>
                <w:sz w:val="28"/>
                <w:szCs w:val="32"/>
              </w:rPr>
              <m:t>-</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ctrlPr>
              <w:rPr>
                <w:rFonts w:ascii="Cambria Math" w:eastAsia="楷体" w:hAnsi="Cambria Math" w:cs="Times New Roman"/>
                <w:i/>
                <w:sz w:val="28"/>
                <w:szCs w:val="32"/>
              </w:rPr>
            </m:ctrlPr>
          </m:num>
          <m:den>
            <m:r>
              <w:rPr>
                <w:rFonts w:ascii="Cambria Math" w:eastAsia="楷体" w:hAnsi="Cambria Math" w:cs="Times New Roman"/>
                <w:sz w:val="28"/>
                <w:szCs w:val="32"/>
              </w:rPr>
              <m:t>L</m:t>
            </m:r>
            <m:ctrlPr>
              <w:rPr>
                <w:rFonts w:ascii="Cambria Math" w:eastAsia="楷体" w:hAnsi="Cambria Math" w:cs="Times New Roman"/>
                <w:i/>
                <w:sz w:val="28"/>
                <w:szCs w:val="32"/>
              </w:rPr>
            </m:ctrlPr>
          </m:den>
        </m:f>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T</m:t>
            </m:r>
          </m:e>
          <m:sub>
            <m:r>
              <w:rPr>
                <w:rFonts w:ascii="Cambria Math" w:eastAsia="楷体" w:hAnsi="Cambria Math" w:cs="Times New Roman"/>
                <w:sz w:val="28"/>
                <w:szCs w:val="32"/>
              </w:rPr>
              <m:t>on</m:t>
            </m:r>
          </m:sub>
        </m:sSub>
        <m:r>
          <w:rPr>
            <w:rFonts w:ascii="Cambria Math" w:eastAsia="楷体" w:hAnsi="Cambria Math" w:cs="Times New Roman"/>
            <w:sz w:val="28"/>
            <w:szCs w:val="32"/>
          </w:rPr>
          <m:t>=</m:t>
        </m:r>
        <m:f>
          <m:fPr>
            <m:ctrlPr>
              <w:rPr>
                <w:rFonts w:ascii="Cambria Math" w:eastAsia="楷体" w:hAnsi="Cambria Math" w:cs="Times New Roman"/>
                <w:sz w:val="28"/>
                <w:szCs w:val="32"/>
              </w:rPr>
            </m:ctrlPr>
          </m:fPr>
          <m:num>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ctrlPr>
              <w:rPr>
                <w:rFonts w:ascii="Cambria Math" w:eastAsia="楷体" w:hAnsi="Cambria Math" w:cs="Times New Roman"/>
                <w:i/>
                <w:sz w:val="28"/>
                <w:szCs w:val="32"/>
              </w:rPr>
            </m:ctrlPr>
          </m:num>
          <m:den>
            <m:r>
              <w:rPr>
                <w:rFonts w:ascii="Cambria Math" w:eastAsia="楷体" w:hAnsi="Cambria Math" w:cs="Times New Roman"/>
                <w:sz w:val="28"/>
                <w:szCs w:val="32"/>
              </w:rPr>
              <m:t>L</m:t>
            </m:r>
            <m:ctrlPr>
              <w:rPr>
                <w:rFonts w:ascii="Cambria Math" w:eastAsia="楷体" w:hAnsi="Cambria Math" w:cs="Times New Roman"/>
                <w:i/>
                <w:sz w:val="28"/>
                <w:szCs w:val="32"/>
              </w:rPr>
            </m:ctrlPr>
          </m:den>
        </m:f>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T</m:t>
            </m:r>
          </m:e>
          <m:sub>
            <m:r>
              <w:rPr>
                <w:rFonts w:ascii="Cambria Math" w:eastAsia="楷体" w:hAnsi="Cambria Math" w:cs="Times New Roman"/>
                <w:sz w:val="28"/>
                <w:szCs w:val="32"/>
              </w:rPr>
              <m:t>off</m:t>
            </m:r>
          </m:sub>
        </m:sSub>
      </m:oMath>
      <w:r w:rsidRPr="00FD0D54">
        <w:rPr>
          <w:rFonts w:ascii="Times New Roman" w:eastAsia="楷体" w:hAnsi="Times New Roman" w:cs="Times New Roman"/>
          <w:sz w:val="32"/>
          <w:szCs w:val="36"/>
        </w:rPr>
        <w:tab/>
        <w:t xml:space="preserve"> </w:t>
      </w:r>
      <w:r w:rsidRPr="00FD0D54">
        <w:rPr>
          <w:rFonts w:ascii="Times New Roman" w:eastAsia="楷体" w:hAnsi="Times New Roman" w:cs="Times New Roman"/>
          <w:sz w:val="32"/>
          <w:szCs w:val="36"/>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t xml:space="preserve"> </w:t>
      </w:r>
      <w:r w:rsidRPr="00FD0D54">
        <w:rPr>
          <w:rFonts w:ascii="Times New Roman" w:eastAsia="楷体" w:hAnsi="Times New Roman" w:cs="Times New Roman" w:hint="eastAsia"/>
        </w:rPr>
        <w:t>(</w:t>
      </w:r>
      <w:r w:rsidR="002806C4">
        <w:rPr>
          <w:rFonts w:ascii="Times New Roman" w:eastAsia="楷体" w:hAnsi="Times New Roman" w:cs="Times New Roman" w:hint="eastAsia"/>
          <w:iCs/>
        </w:rPr>
        <w:t>2-2-</w:t>
      </w:r>
      <w:r w:rsidRPr="00FD0D54">
        <w:rPr>
          <w:rFonts w:ascii="Times New Roman" w:eastAsia="楷体" w:hAnsi="Times New Roman" w:cs="Times New Roman"/>
        </w:rPr>
        <w:t>9)</w:t>
      </w:r>
    </w:p>
    <w:p w14:paraId="6D5C9049" w14:textId="1E9D658A" w:rsidR="004C63F4" w:rsidRPr="00FD0D54" w:rsidRDefault="004C63F4" w:rsidP="004C63F4">
      <w:pPr>
        <w:spacing w:line="360" w:lineRule="auto"/>
        <w:ind w:firstLineChars="200" w:firstLine="420"/>
        <w:jc w:val="left"/>
        <w:rPr>
          <w:rFonts w:ascii="Times New Roman" w:eastAsia="楷体" w:hAnsi="Times New Roman" w:cs="Times New Roman"/>
        </w:rPr>
      </w:pPr>
      <w:r w:rsidRPr="00FD0D54">
        <w:rPr>
          <w:rFonts w:ascii="Times New Roman" w:eastAsia="楷体" w:hAnsi="Times New Roman" w:cs="Times New Roman" w:hint="eastAsia"/>
        </w:rPr>
        <w:t>根据式</w:t>
      </w:r>
      <w:r w:rsidRPr="00FD0D54">
        <w:rPr>
          <w:rFonts w:ascii="Times New Roman" w:eastAsia="楷体" w:hAnsi="Times New Roman" w:cs="Times New Roman" w:hint="eastAsia"/>
        </w:rPr>
        <w:t>(</w:t>
      </w:r>
      <w:r w:rsidR="002806C4">
        <w:rPr>
          <w:rFonts w:ascii="Times New Roman" w:eastAsia="楷体" w:hAnsi="Times New Roman" w:cs="Times New Roman" w:hint="eastAsia"/>
          <w:iCs/>
        </w:rPr>
        <w:t>2-2-</w:t>
      </w:r>
      <w:r w:rsidRPr="00FD0D54">
        <w:rPr>
          <w:rFonts w:ascii="Times New Roman" w:eastAsia="楷体" w:hAnsi="Times New Roman" w:cs="Times New Roman"/>
        </w:rPr>
        <w:t>6)(</w:t>
      </w:r>
      <w:r w:rsidR="002806C4" w:rsidRPr="002806C4">
        <w:rPr>
          <w:rFonts w:ascii="Times New Roman" w:eastAsia="楷体" w:hAnsi="Times New Roman" w:cs="Times New Roman" w:hint="eastAsia"/>
          <w:iCs/>
        </w:rPr>
        <w:t xml:space="preserve"> </w:t>
      </w:r>
      <w:r w:rsidR="002806C4">
        <w:rPr>
          <w:rFonts w:ascii="Times New Roman" w:eastAsia="楷体" w:hAnsi="Times New Roman" w:cs="Times New Roman" w:hint="eastAsia"/>
          <w:iCs/>
        </w:rPr>
        <w:t>2-2-</w:t>
      </w:r>
      <w:r w:rsidRPr="00FD0D54">
        <w:rPr>
          <w:rFonts w:ascii="Times New Roman" w:eastAsia="楷体" w:hAnsi="Times New Roman" w:cs="Times New Roman"/>
        </w:rPr>
        <w:t>7)</w:t>
      </w:r>
      <w:r w:rsidRPr="00FD0D54">
        <w:rPr>
          <w:rFonts w:ascii="Times New Roman" w:eastAsia="楷体" w:hAnsi="Times New Roman" w:cs="Times New Roman" w:hint="eastAsia"/>
        </w:rPr>
        <w:t>得到占空比</w:t>
      </w:r>
      <w:r w:rsidRPr="00FD0D54">
        <w:rPr>
          <w:rFonts w:ascii="Times New Roman" w:eastAsia="楷体" w:hAnsi="Times New Roman" w:cs="Times New Roman" w:hint="eastAsia"/>
        </w:rPr>
        <w:t>D</w:t>
      </w:r>
      <w:r w:rsidRPr="00FD0D54">
        <w:rPr>
          <w:rFonts w:ascii="Times New Roman" w:eastAsia="楷体" w:hAnsi="Times New Roman" w:cs="Times New Roman" w:hint="eastAsia"/>
        </w:rPr>
        <w:t>的计算公式为：</w:t>
      </w:r>
    </w:p>
    <w:p w14:paraId="13182FDE" w14:textId="530A2EEC" w:rsidR="004C63F4" w:rsidRPr="00FD0D54" w:rsidRDefault="004C63F4" w:rsidP="004C63F4">
      <w:pPr>
        <w:spacing w:line="360" w:lineRule="auto"/>
        <w:ind w:firstLineChars="200" w:firstLine="560"/>
        <w:jc w:val="right"/>
        <w:rPr>
          <w:rFonts w:ascii="Times New Roman" w:eastAsia="楷体" w:hAnsi="Times New Roman" w:cs="Times New Roman"/>
        </w:rPr>
      </w:pPr>
      <m:oMath>
        <m:r>
          <w:rPr>
            <w:rFonts w:ascii="Cambria Math" w:eastAsia="楷体" w:hAnsi="Cambria Math" w:cs="Times New Roman" w:hint="eastAsia"/>
            <w:sz w:val="28"/>
            <w:szCs w:val="32"/>
          </w:rPr>
          <m:t>D</m:t>
        </m:r>
        <m:r>
          <w:rPr>
            <w:rFonts w:ascii="Cambria Math" w:eastAsia="楷体" w:hAnsi="Cambria Math" w:cs="Times New Roman"/>
            <w:sz w:val="28"/>
            <w:szCs w:val="32"/>
          </w:rPr>
          <m:t>=</m:t>
        </m:r>
        <m:f>
          <m:fPr>
            <m:ctrlPr>
              <w:rPr>
                <w:rFonts w:ascii="Cambria Math" w:eastAsia="楷体" w:hAnsi="Cambria Math" w:cs="Times New Roman"/>
                <w:sz w:val="28"/>
                <w:szCs w:val="32"/>
              </w:rPr>
            </m:ctrlPr>
          </m:fPr>
          <m:num>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ctrlPr>
              <w:rPr>
                <w:rFonts w:ascii="Cambria Math" w:eastAsia="楷体" w:hAnsi="Cambria Math" w:cs="Times New Roman"/>
                <w:i/>
                <w:sz w:val="28"/>
                <w:szCs w:val="32"/>
              </w:rPr>
            </m:ctrlPr>
          </m:num>
          <m:den>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in</m:t>
                </m:r>
              </m:sub>
            </m:sSub>
            <m:ctrlPr>
              <w:rPr>
                <w:rFonts w:ascii="Cambria Math" w:eastAsia="楷体" w:hAnsi="Cambria Math" w:cs="Times New Roman"/>
                <w:i/>
                <w:sz w:val="28"/>
                <w:szCs w:val="32"/>
              </w:rPr>
            </m:ctrlPr>
          </m:den>
        </m:f>
      </m:oMath>
      <w:r w:rsidRPr="00FD0D54">
        <w:rPr>
          <w:rFonts w:ascii="Times New Roman" w:eastAsia="楷体" w:hAnsi="Times New Roman" w:cs="Times New Roman"/>
          <w:sz w:val="32"/>
          <w:szCs w:val="36"/>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hint="eastAsia"/>
        </w:rPr>
        <w:t>(</w:t>
      </w:r>
      <w:r w:rsidR="002806C4">
        <w:rPr>
          <w:rFonts w:ascii="Times New Roman" w:eastAsia="楷体" w:hAnsi="Times New Roman" w:cs="Times New Roman" w:hint="eastAsia"/>
          <w:iCs/>
        </w:rPr>
        <w:t>2-2-</w:t>
      </w:r>
      <w:r w:rsidRPr="00FD0D54">
        <w:rPr>
          <w:rFonts w:ascii="Times New Roman" w:eastAsia="楷体" w:hAnsi="Times New Roman" w:cs="Times New Roman"/>
        </w:rPr>
        <w:t>10)</w:t>
      </w:r>
    </w:p>
    <w:p w14:paraId="21F10821" w14:textId="1ED496EE"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hint="eastAsia"/>
        </w:rPr>
        <w:t>结合式</w:t>
      </w:r>
      <w:r w:rsidRPr="00FD0D54">
        <w:rPr>
          <w:rFonts w:ascii="Times New Roman" w:eastAsia="楷体" w:hAnsi="Times New Roman" w:cs="Times New Roman"/>
        </w:rPr>
        <w:t>(</w:t>
      </w:r>
      <w:r w:rsidR="00C80956">
        <w:rPr>
          <w:rFonts w:ascii="Times New Roman" w:eastAsia="楷体" w:hAnsi="Times New Roman" w:cs="Times New Roman" w:hint="eastAsia"/>
          <w:iCs/>
        </w:rPr>
        <w:t>2-2-</w:t>
      </w:r>
      <w:r w:rsidRPr="00FD0D54">
        <w:rPr>
          <w:rFonts w:ascii="Times New Roman" w:eastAsia="楷体" w:hAnsi="Times New Roman" w:cs="Times New Roman"/>
        </w:rPr>
        <w:t>10)</w:t>
      </w:r>
      <w:r w:rsidRPr="00FD0D54">
        <w:rPr>
          <w:rFonts w:ascii="Times New Roman" w:eastAsia="楷体" w:hAnsi="Times New Roman" w:hint="eastAsia"/>
        </w:rPr>
        <w:t>和</w:t>
      </w:r>
      <w:r w:rsidRPr="00FD0D54">
        <w:rPr>
          <w:rFonts w:ascii="Times New Roman" w:eastAsia="楷体" w:hAnsi="Times New Roman" w:cs="Times New Roman" w:hint="eastAsia"/>
        </w:rPr>
        <w:t>(</w:t>
      </w:r>
      <w:r w:rsidR="00C80956">
        <w:rPr>
          <w:rFonts w:ascii="Times New Roman" w:eastAsia="楷体" w:hAnsi="Times New Roman" w:cs="Times New Roman" w:hint="eastAsia"/>
          <w:iCs/>
        </w:rPr>
        <w:t>2-2-</w:t>
      </w:r>
      <w:r w:rsidRPr="00FD0D54">
        <w:rPr>
          <w:rFonts w:ascii="Times New Roman" w:eastAsia="楷体" w:hAnsi="Times New Roman" w:cs="Times New Roman"/>
        </w:rPr>
        <w:t>7)</w:t>
      </w:r>
      <w:r w:rsidRPr="00FD0D54">
        <w:rPr>
          <w:rFonts w:ascii="Times New Roman" w:eastAsia="楷体" w:hAnsi="Times New Roman" w:cs="Times New Roman" w:hint="eastAsia"/>
        </w:rPr>
        <w:t>或者</w:t>
      </w:r>
      <w:r w:rsidRPr="00FD0D54">
        <w:rPr>
          <w:rFonts w:ascii="Times New Roman" w:eastAsia="楷体" w:hAnsi="Times New Roman" w:cs="Times New Roman" w:hint="eastAsia"/>
        </w:rPr>
        <w:t>(</w:t>
      </w:r>
      <w:r w:rsidR="00C80956">
        <w:rPr>
          <w:rFonts w:ascii="Times New Roman" w:eastAsia="楷体" w:hAnsi="Times New Roman" w:cs="Times New Roman" w:hint="eastAsia"/>
          <w:iCs/>
        </w:rPr>
        <w:t>2-2-</w:t>
      </w:r>
      <w:r w:rsidRPr="00FD0D54">
        <w:rPr>
          <w:rFonts w:ascii="Times New Roman" w:eastAsia="楷体" w:hAnsi="Times New Roman" w:cs="Times New Roman"/>
        </w:rPr>
        <w:t>8)</w:t>
      </w:r>
      <w:r w:rsidRPr="00FD0D54">
        <w:rPr>
          <w:rFonts w:ascii="Times New Roman" w:eastAsia="楷体" w:hAnsi="Times New Roman" w:cs="Times New Roman" w:hint="eastAsia"/>
        </w:rPr>
        <w:t>可以导出电感电流纹波与占空比的函数关系：</w:t>
      </w:r>
    </w:p>
    <w:p w14:paraId="36D1A179" w14:textId="1E06E5B2" w:rsidR="004C63F4" w:rsidRPr="00FD0D54" w:rsidRDefault="004C63F4" w:rsidP="004C63F4">
      <w:pPr>
        <w:spacing w:line="360" w:lineRule="auto"/>
        <w:ind w:firstLineChars="200" w:firstLine="560"/>
        <w:jc w:val="right"/>
        <w:rPr>
          <w:rFonts w:ascii="Times New Roman" w:eastAsia="楷体" w:hAnsi="Times New Roman" w:cs="Times New Roman"/>
        </w:rPr>
      </w:pPr>
      <m:oMath>
        <m:r>
          <m:rPr>
            <m:sty m:val="p"/>
          </m:rPr>
          <w:rPr>
            <w:rFonts w:ascii="Cambria Math" w:eastAsia="楷体" w:hAnsi="Cambria Math" w:hint="eastAsia"/>
            <w:sz w:val="28"/>
            <w:szCs w:val="32"/>
          </w:rPr>
          <m:t>Δ</m:t>
        </m:r>
        <m:sSub>
          <m:sSubPr>
            <m:ctrlPr>
              <w:rPr>
                <w:rFonts w:ascii="Cambria Math" w:eastAsia="楷体" w:hAnsi="Cambria Math"/>
                <w:i/>
                <w:sz w:val="28"/>
                <w:szCs w:val="32"/>
              </w:rPr>
            </m:ctrlPr>
          </m:sSubPr>
          <m:e>
            <m:r>
              <w:rPr>
                <w:rFonts w:ascii="Cambria Math" w:eastAsia="楷体" w:hAnsi="Cambria Math"/>
                <w:sz w:val="28"/>
                <w:szCs w:val="32"/>
              </w:rPr>
              <m:t>i</m:t>
            </m:r>
          </m:e>
          <m:sub>
            <m:r>
              <w:rPr>
                <w:rFonts w:ascii="Cambria Math" w:eastAsia="楷体" w:hAnsi="Cambria Math"/>
                <w:sz w:val="28"/>
                <w:szCs w:val="32"/>
              </w:rPr>
              <m:t>L</m:t>
            </m:r>
          </m:sub>
        </m:sSub>
        <m:r>
          <w:rPr>
            <w:rFonts w:ascii="Cambria Math" w:eastAsia="楷体" w:hAnsi="Cambria Math"/>
            <w:sz w:val="28"/>
            <w:szCs w:val="32"/>
          </w:rPr>
          <m:t>=</m:t>
        </m:r>
        <m:f>
          <m:fPr>
            <m:ctrlPr>
              <w:rPr>
                <w:rFonts w:ascii="Cambria Math" w:eastAsia="楷体" w:hAnsi="Cambria Math"/>
                <w:sz w:val="28"/>
                <w:szCs w:val="32"/>
              </w:rPr>
            </m:ctrlPr>
          </m:fPr>
          <m:num>
            <m:sSub>
              <m:sSubPr>
                <m:ctrlPr>
                  <w:rPr>
                    <w:rFonts w:ascii="Cambria Math" w:eastAsia="楷体" w:hAnsi="Cambria Math"/>
                    <w:i/>
                    <w:sz w:val="28"/>
                    <w:szCs w:val="32"/>
                  </w:rPr>
                </m:ctrlPr>
              </m:sSubPr>
              <m:e>
                <m:r>
                  <w:rPr>
                    <w:rFonts w:ascii="Cambria Math" w:eastAsia="楷体" w:hAnsi="Cambria Math"/>
                    <w:sz w:val="28"/>
                    <w:szCs w:val="32"/>
                  </w:rPr>
                  <m:t>V</m:t>
                </m:r>
              </m:e>
              <m:sub>
                <m:r>
                  <w:rPr>
                    <w:rFonts w:ascii="Cambria Math" w:eastAsia="楷体" w:hAnsi="Cambria Math"/>
                    <w:sz w:val="28"/>
                    <w:szCs w:val="32"/>
                  </w:rPr>
                  <m:t>in</m:t>
                </m:r>
              </m:sub>
            </m:sSub>
            <m:ctrlPr>
              <w:rPr>
                <w:rFonts w:ascii="Cambria Math" w:eastAsia="楷体" w:hAnsi="Cambria Math"/>
                <w:i/>
                <w:sz w:val="28"/>
                <w:szCs w:val="32"/>
              </w:rPr>
            </m:ctrlPr>
          </m:num>
          <m:den>
            <m:r>
              <w:rPr>
                <w:rFonts w:ascii="Cambria Math" w:eastAsia="楷体" w:hAnsi="Cambria Math" w:hint="eastAsia"/>
                <w:sz w:val="28"/>
                <w:szCs w:val="32"/>
              </w:rPr>
              <m:t>Lf</m:t>
            </m:r>
            <m:ctrlPr>
              <w:rPr>
                <w:rFonts w:ascii="Cambria Math" w:eastAsia="楷体" w:hAnsi="Cambria Math"/>
                <w:i/>
                <w:sz w:val="28"/>
                <w:szCs w:val="32"/>
              </w:rPr>
            </m:ctrlPr>
          </m:den>
        </m:f>
        <m:d>
          <m:dPr>
            <m:ctrlPr>
              <w:rPr>
                <w:rFonts w:ascii="Cambria Math" w:eastAsia="楷体" w:hAnsi="Cambria Math"/>
                <w:i/>
                <w:sz w:val="28"/>
                <w:szCs w:val="32"/>
              </w:rPr>
            </m:ctrlPr>
          </m:dPr>
          <m:e>
            <m:r>
              <w:rPr>
                <w:rFonts w:ascii="Cambria Math" w:eastAsia="楷体" w:hAnsi="Cambria Math"/>
                <w:sz w:val="28"/>
                <w:szCs w:val="32"/>
              </w:rPr>
              <m:t>D-</m:t>
            </m:r>
            <m:sSup>
              <m:sSupPr>
                <m:ctrlPr>
                  <w:rPr>
                    <w:rFonts w:ascii="Cambria Math" w:eastAsia="楷体" w:hAnsi="Cambria Math"/>
                    <w:i/>
                    <w:sz w:val="28"/>
                    <w:szCs w:val="32"/>
                  </w:rPr>
                </m:ctrlPr>
              </m:sSupPr>
              <m:e>
                <m:r>
                  <w:rPr>
                    <w:rFonts w:ascii="Cambria Math" w:eastAsia="楷体" w:hAnsi="Cambria Math"/>
                    <w:sz w:val="28"/>
                    <w:szCs w:val="32"/>
                  </w:rPr>
                  <m:t>D</m:t>
                </m:r>
              </m:e>
              <m:sup>
                <m:r>
                  <w:rPr>
                    <w:rFonts w:ascii="Cambria Math" w:eastAsia="楷体" w:hAnsi="Cambria Math"/>
                    <w:sz w:val="28"/>
                    <w:szCs w:val="32"/>
                  </w:rPr>
                  <m:t>2</m:t>
                </m:r>
              </m:sup>
            </m:sSup>
          </m:e>
        </m:d>
      </m:oMath>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t xml:space="preserve">    </w:t>
      </w:r>
      <w:r w:rsidRPr="00FD0D54">
        <w:rPr>
          <w:rFonts w:ascii="Times New Roman" w:eastAsia="楷体" w:hAnsi="Times New Roman" w:cs="Times New Roman" w:hint="eastAsia"/>
        </w:rPr>
        <w:t>(</w:t>
      </w:r>
      <w:r w:rsidR="00C80956">
        <w:rPr>
          <w:rFonts w:ascii="Times New Roman" w:eastAsia="楷体" w:hAnsi="Times New Roman" w:cs="Times New Roman" w:hint="eastAsia"/>
          <w:iCs/>
        </w:rPr>
        <w:t>2-2-</w:t>
      </w:r>
      <w:r w:rsidRPr="00FD0D54">
        <w:rPr>
          <w:rFonts w:ascii="Times New Roman" w:eastAsia="楷体" w:hAnsi="Times New Roman" w:cs="Times New Roman"/>
        </w:rPr>
        <w:t>11)</w:t>
      </w:r>
    </w:p>
    <w:p w14:paraId="232C5D60" w14:textId="681BF98D" w:rsidR="004C63F4" w:rsidRPr="00FD0D54" w:rsidRDefault="004C63F4" w:rsidP="004C63F4">
      <w:pPr>
        <w:spacing w:line="360" w:lineRule="auto"/>
        <w:jc w:val="left"/>
        <w:rPr>
          <w:rFonts w:ascii="Times New Roman" w:eastAsia="楷体" w:hAnsi="Times New Roman" w:cs="Times New Roman"/>
        </w:rPr>
      </w:pPr>
      <w:r w:rsidRPr="00FD0D54">
        <w:rPr>
          <w:rFonts w:ascii="Times New Roman" w:eastAsia="楷体" w:hAnsi="Times New Roman" w:cs="Times New Roman" w:hint="eastAsia"/>
        </w:rPr>
        <w:t>对式</w:t>
      </w:r>
      <w:r w:rsidRPr="00FD0D54">
        <w:rPr>
          <w:rFonts w:ascii="Times New Roman" w:eastAsia="楷体" w:hAnsi="Times New Roman" w:cs="Times New Roman" w:hint="eastAsia"/>
        </w:rPr>
        <w:t>(</w:t>
      </w:r>
      <w:r w:rsidR="00C80956">
        <w:rPr>
          <w:rFonts w:ascii="Times New Roman" w:eastAsia="楷体" w:hAnsi="Times New Roman" w:cs="Times New Roman" w:hint="eastAsia"/>
          <w:iCs/>
        </w:rPr>
        <w:t>2-2-</w:t>
      </w:r>
      <w:r w:rsidRPr="00FD0D54">
        <w:rPr>
          <w:rFonts w:ascii="Times New Roman" w:eastAsia="楷体" w:hAnsi="Times New Roman" w:cs="Times New Roman"/>
        </w:rPr>
        <w:t>11)</w:t>
      </w:r>
      <w:r w:rsidRPr="00FD0D54">
        <w:rPr>
          <w:rFonts w:ascii="Times New Roman" w:eastAsia="楷体" w:hAnsi="Times New Roman" w:cs="Times New Roman" w:hint="eastAsia"/>
        </w:rPr>
        <w:t>关于</w:t>
      </w:r>
      <w:r w:rsidRPr="00FD0D54">
        <w:rPr>
          <w:rFonts w:ascii="Times New Roman" w:eastAsia="楷体" w:hAnsi="Times New Roman" w:cs="Times New Roman" w:hint="eastAsia"/>
        </w:rPr>
        <w:t>D</w:t>
      </w:r>
      <w:r w:rsidRPr="00FD0D54">
        <w:rPr>
          <w:rFonts w:ascii="Times New Roman" w:eastAsia="楷体" w:hAnsi="Times New Roman" w:cs="Times New Roman" w:hint="eastAsia"/>
        </w:rPr>
        <w:t>求导，发现当</w:t>
      </w:r>
      <w:r w:rsidRPr="00FD0D54">
        <w:rPr>
          <w:rFonts w:ascii="Times New Roman" w:eastAsia="楷体" w:hAnsi="Times New Roman" w:cs="Times New Roman" w:hint="eastAsia"/>
        </w:rPr>
        <w:t>D=1/2</w:t>
      </w:r>
      <w:r w:rsidRPr="00FD0D54">
        <w:rPr>
          <w:rFonts w:ascii="Times New Roman" w:eastAsia="楷体" w:hAnsi="Times New Roman" w:cs="Times New Roman" w:hint="eastAsia"/>
        </w:rPr>
        <w:t>时电感电流纹波取得最大值。</w:t>
      </w:r>
    </w:p>
    <w:p w14:paraId="7806EB1D" w14:textId="77777777"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hint="eastAsia"/>
        </w:rPr>
        <w:t>若电感工作在电流断续模式</w:t>
      </w:r>
      <w:r w:rsidRPr="00FD0D54">
        <w:rPr>
          <w:rFonts w:ascii="Times New Roman" w:eastAsia="楷体" w:hAnsi="Times New Roman" w:cs="Times New Roman"/>
        </w:rPr>
        <w:t>(DCM)</w:t>
      </w:r>
      <w:r w:rsidRPr="00FD0D54">
        <w:rPr>
          <w:rFonts w:ascii="Times New Roman" w:eastAsia="楷体" w:hAnsi="Times New Roman" w:cs="Times New Roman" w:hint="eastAsia"/>
        </w:rPr>
        <w:t>，当电感电流下降到</w:t>
      </w:r>
      <w:r w:rsidRPr="00FD0D54">
        <w:rPr>
          <w:rFonts w:ascii="Times New Roman" w:eastAsia="楷体" w:hAnsi="Times New Roman" w:cs="Times New Roman" w:hint="eastAsia"/>
        </w:rPr>
        <w:t>0</w:t>
      </w:r>
      <w:r w:rsidRPr="00FD0D54">
        <w:rPr>
          <w:rFonts w:ascii="Times New Roman" w:eastAsia="楷体" w:hAnsi="Times New Roman" w:cs="Times New Roman" w:hint="eastAsia"/>
        </w:rPr>
        <w:t>时系统的传递函数会改变，且可能产生混沌现象</w:t>
      </w:r>
      <w:r w:rsidRPr="00FD0D54">
        <w:rPr>
          <w:rFonts w:ascii="Times New Roman" w:eastAsia="楷体" w:hAnsi="Times New Roman" w:cs="Times New Roman"/>
        </w:rPr>
        <w:fldChar w:fldCharType="begin"/>
      </w:r>
      <w:r w:rsidRPr="00FD0D54">
        <w:rPr>
          <w:rFonts w:ascii="Times New Roman" w:eastAsia="楷体" w:hAnsi="Times New Roman" w:cs="Times New Roman"/>
        </w:rPr>
        <w:instrText xml:space="preserve"> ADDIN ZOTERO_ITEM CSL_CITATION {"citationID":"HYyJghzc","properties":{"formattedCitation":"\\super [2]\\nosupersub{}","plainCitation":"[2]","noteIndex":0},"citationItems":[{"id":43,"uris":["http://zotero.org/users/local/Afw23keV/items/8CUMM6J5"],"itemDat</w:instrText>
      </w:r>
      <w:r w:rsidRPr="00FD0D54">
        <w:rPr>
          <w:rFonts w:ascii="Times New Roman" w:eastAsia="楷体" w:hAnsi="Times New Roman" w:cs="Times New Roman" w:hint="eastAsia"/>
        </w:rPr>
        <w:instrText>a":{"id":43,"type":"article-journal","abstract":"</w:instrText>
      </w:r>
      <w:r w:rsidRPr="00FD0D54">
        <w:rPr>
          <w:rFonts w:ascii="Times New Roman" w:eastAsia="楷体" w:hAnsi="Times New Roman" w:cs="Times New Roman" w:hint="eastAsia"/>
        </w:rPr>
        <w:instrText>利用</w:instrText>
      </w:r>
      <w:r w:rsidRPr="00FD0D54">
        <w:rPr>
          <w:rFonts w:ascii="Times New Roman" w:eastAsia="楷体" w:hAnsi="Times New Roman" w:cs="Times New Roman" w:hint="eastAsia"/>
        </w:rPr>
        <w:instrText>Matlab/Simulink</w:instrText>
      </w:r>
      <w:r w:rsidRPr="00FD0D54">
        <w:rPr>
          <w:rFonts w:ascii="Times New Roman" w:eastAsia="楷体" w:hAnsi="Times New Roman" w:cs="Times New Roman" w:hint="eastAsia"/>
        </w:rPr>
        <w:instrText>分别建立了电流连续和断续模式的电压控制型</w:instrText>
      </w:r>
      <w:r w:rsidRPr="00FD0D54">
        <w:rPr>
          <w:rFonts w:ascii="Times New Roman" w:eastAsia="楷体" w:hAnsi="Times New Roman" w:cs="Times New Roman" w:hint="eastAsia"/>
        </w:rPr>
        <w:instrText>Buck</w:instrText>
      </w:r>
      <w:r w:rsidRPr="00FD0D54">
        <w:rPr>
          <w:rFonts w:ascii="Times New Roman" w:eastAsia="楷体" w:hAnsi="Times New Roman" w:cs="Times New Roman" w:hint="eastAsia"/>
        </w:rPr>
        <w:instrText>变换器的两种模型</w:instrText>
      </w:r>
      <w:r w:rsidRPr="00FD0D54">
        <w:rPr>
          <w:rFonts w:ascii="Times New Roman" w:eastAsia="楷体" w:hAnsi="Times New Roman" w:cs="Times New Roman" w:hint="eastAsia"/>
        </w:rPr>
        <w:instrText>,</w:instrText>
      </w:r>
      <w:r w:rsidRPr="00FD0D54">
        <w:rPr>
          <w:rFonts w:ascii="Times New Roman" w:eastAsia="楷体" w:hAnsi="Times New Roman" w:cs="Times New Roman" w:hint="eastAsia"/>
        </w:rPr>
        <w:instrText>通过仿真观察到了混沌现象。该模型成功地模拟了可控功率开关的开关状态及其</w:instrText>
      </w:r>
      <w:r w:rsidRPr="00FD0D54">
        <w:rPr>
          <w:rFonts w:ascii="Times New Roman" w:eastAsia="楷体" w:hAnsi="Times New Roman" w:cs="Times New Roman" w:hint="eastAsia"/>
        </w:rPr>
        <w:instrText>PWM</w:instrText>
      </w:r>
      <w:r w:rsidRPr="00FD0D54">
        <w:rPr>
          <w:rFonts w:ascii="Times New Roman" w:eastAsia="楷体" w:hAnsi="Times New Roman" w:cs="Times New Roman" w:hint="eastAsia"/>
        </w:rPr>
        <w:instrText>驱动信号</w:instrText>
      </w:r>
      <w:r w:rsidRPr="00FD0D54">
        <w:rPr>
          <w:rFonts w:ascii="Times New Roman" w:eastAsia="楷体" w:hAnsi="Times New Roman" w:cs="Times New Roman" w:hint="eastAsia"/>
        </w:rPr>
        <w:instrText>,</w:instrText>
      </w:r>
      <w:r w:rsidRPr="00FD0D54">
        <w:rPr>
          <w:rFonts w:ascii="Times New Roman" w:eastAsia="楷体" w:hAnsi="Times New Roman" w:cs="Times New Roman" w:hint="eastAsia"/>
        </w:rPr>
        <w:instrText>非常贴近于开关的实际工作状态。对两种模式的模型进行仿真</w:instrText>
      </w:r>
      <w:r w:rsidRPr="00FD0D54">
        <w:rPr>
          <w:rFonts w:ascii="Times New Roman" w:eastAsia="楷体" w:hAnsi="Times New Roman" w:cs="Times New Roman" w:hint="eastAsia"/>
        </w:rPr>
        <w:instrText>,</w:instrText>
      </w:r>
      <w:r w:rsidRPr="00FD0D54">
        <w:rPr>
          <w:rFonts w:ascii="Times New Roman" w:eastAsia="楷体" w:hAnsi="Times New Roman" w:cs="Times New Roman" w:hint="eastAsia"/>
        </w:rPr>
        <w:instrText>在电流连续模型中</w:instrText>
      </w:r>
      <w:r w:rsidRPr="00FD0D54">
        <w:rPr>
          <w:rFonts w:ascii="Times New Roman" w:eastAsia="楷体" w:hAnsi="Times New Roman" w:cs="Times New Roman" w:hint="eastAsia"/>
        </w:rPr>
        <w:instrText>,</w:instrText>
      </w:r>
      <w:r w:rsidRPr="00FD0D54">
        <w:rPr>
          <w:rFonts w:ascii="Times New Roman" w:eastAsia="楷体" w:hAnsi="Times New Roman" w:cs="Times New Roman" w:hint="eastAsia"/>
        </w:rPr>
        <w:instrText>得出输入电压变化时的</w:instrText>
      </w:r>
      <w:r w:rsidRPr="00FD0D54">
        <w:rPr>
          <w:rFonts w:ascii="Times New Roman" w:eastAsia="楷体" w:hAnsi="Times New Roman" w:cs="Times New Roman" w:hint="eastAsia"/>
        </w:rPr>
        <w:instrText>V-I</w:instrText>
      </w:r>
      <w:r w:rsidRPr="00FD0D54">
        <w:rPr>
          <w:rFonts w:ascii="Times New Roman" w:eastAsia="楷体" w:hAnsi="Times New Roman" w:cs="Times New Roman" w:hint="eastAsia"/>
        </w:rPr>
        <w:instrText>相图和系统主要电量的时域波形图</w:instrText>
      </w:r>
      <w:r w:rsidRPr="00FD0D54">
        <w:rPr>
          <w:rFonts w:ascii="Times New Roman" w:eastAsia="楷体" w:hAnsi="Times New Roman" w:cs="Times New Roman" w:hint="eastAsia"/>
        </w:rPr>
        <w:instrText>,</w:instrText>
      </w:r>
      <w:r w:rsidRPr="00FD0D54">
        <w:rPr>
          <w:rFonts w:ascii="Times New Roman" w:eastAsia="楷体" w:hAnsi="Times New Roman" w:cs="Times New Roman" w:hint="eastAsia"/>
        </w:rPr>
        <w:instrText>观察到了系统由稳定到混沌的演化过程</w:instrText>
      </w:r>
      <w:r w:rsidRPr="00FD0D54">
        <w:rPr>
          <w:rFonts w:ascii="Times New Roman" w:eastAsia="楷体" w:hAnsi="Times New Roman" w:cs="Times New Roman" w:hint="eastAsia"/>
        </w:rPr>
        <w:instrText>;</w:instrText>
      </w:r>
      <w:r w:rsidRPr="00FD0D54">
        <w:rPr>
          <w:rFonts w:ascii="Times New Roman" w:eastAsia="楷体" w:hAnsi="Times New Roman" w:cs="Times New Roman" w:hint="eastAsia"/>
        </w:rPr>
        <w:instrText>在电流断续模型中</w:instrText>
      </w:r>
      <w:r w:rsidRPr="00FD0D54">
        <w:rPr>
          <w:rFonts w:ascii="Times New Roman" w:eastAsia="楷体" w:hAnsi="Times New Roman" w:cs="Times New Roman" w:hint="eastAsia"/>
        </w:rPr>
        <w:instrText>,</w:instrText>
      </w:r>
      <w:r w:rsidRPr="00FD0D54">
        <w:rPr>
          <w:rFonts w:ascii="Times New Roman" w:eastAsia="楷体" w:hAnsi="Times New Roman" w:cs="Times New Roman" w:hint="eastAsia"/>
        </w:rPr>
        <w:instrText>得到了负载电阻和电感变化时系统动力学行为变化的相图</w:instrText>
      </w:r>
      <w:r w:rsidRPr="00FD0D54">
        <w:rPr>
          <w:rFonts w:ascii="Times New Roman" w:eastAsia="楷体" w:hAnsi="Times New Roman" w:cs="Times New Roman" w:hint="eastAsia"/>
        </w:rPr>
        <w:instrText>,</w:instrText>
      </w:r>
      <w:r w:rsidRPr="00FD0D54">
        <w:rPr>
          <w:rFonts w:ascii="Times New Roman" w:eastAsia="楷体" w:hAnsi="Times New Roman" w:cs="Times New Roman" w:hint="eastAsia"/>
        </w:rPr>
        <w:instrText>从而验证了电流断续模式下混沌现象的存在性。仿真结果均符合理论分析。</w:instrText>
      </w:r>
      <w:r w:rsidRPr="00FD0D54">
        <w:rPr>
          <w:rFonts w:ascii="Times New Roman" w:eastAsia="楷体" w:hAnsi="Times New Roman" w:cs="Times New Roman" w:hint="eastAsia"/>
        </w:rPr>
        <w:instrText>","container-title":"</w:instrText>
      </w:r>
      <w:r w:rsidRPr="00FD0D54">
        <w:rPr>
          <w:rFonts w:ascii="Times New Roman" w:eastAsia="楷体" w:hAnsi="Times New Roman" w:cs="Times New Roman" w:hint="eastAsia"/>
        </w:rPr>
        <w:instrText>系统仿真学报</w:instrText>
      </w:r>
      <w:r w:rsidRPr="00FD0D54">
        <w:rPr>
          <w:rFonts w:ascii="Times New Roman" w:eastAsia="楷体" w:hAnsi="Times New Roman" w:cs="Times New Roman" w:hint="eastAsia"/>
        </w:rPr>
        <w:instrText>","ISSN":"1004-731X","issue":"14","language":"zh-CN","note":"&lt;</w:instrText>
      </w:r>
      <w:r w:rsidRPr="00FD0D54">
        <w:rPr>
          <w:rFonts w:ascii="Times New Roman" w:eastAsia="楷体" w:hAnsi="Times New Roman" w:cs="Times New Roman" w:hint="eastAsia"/>
        </w:rPr>
        <w:instrText>北大核心</w:instrText>
      </w:r>
      <w:r w:rsidRPr="00FD0D54">
        <w:rPr>
          <w:rFonts w:ascii="Times New Roman" w:eastAsia="楷体" w:hAnsi="Times New Roman" w:cs="Times New Roman" w:hint="eastAsia"/>
        </w:rPr>
        <w:instrText>, EI&gt;","page":"3881-3884+3887","source":"CNKI","title":"CCM</w:instrText>
      </w:r>
      <w:r w:rsidRPr="00FD0D54">
        <w:rPr>
          <w:rFonts w:ascii="Times New Roman" w:eastAsia="楷体" w:hAnsi="Times New Roman" w:cs="Times New Roman" w:hint="eastAsia"/>
        </w:rPr>
        <w:instrText>和</w:instrText>
      </w:r>
      <w:r w:rsidRPr="00FD0D54">
        <w:rPr>
          <w:rFonts w:ascii="Times New Roman" w:eastAsia="楷体" w:hAnsi="Times New Roman" w:cs="Times New Roman" w:hint="eastAsia"/>
        </w:rPr>
        <w:instrText>DCM</w:instrText>
      </w:r>
      <w:r w:rsidRPr="00FD0D54">
        <w:rPr>
          <w:rFonts w:ascii="Times New Roman" w:eastAsia="楷体" w:hAnsi="Times New Roman" w:cs="Times New Roman" w:hint="eastAsia"/>
        </w:rPr>
        <w:instrText>模式</w:instrText>
      </w:r>
      <w:r w:rsidRPr="00FD0D54">
        <w:rPr>
          <w:rFonts w:ascii="Times New Roman" w:eastAsia="楷体" w:hAnsi="Times New Roman" w:cs="Times New Roman" w:hint="eastAsia"/>
        </w:rPr>
        <w:instrText>Buck</w:instrText>
      </w:r>
      <w:r w:rsidRPr="00FD0D54">
        <w:rPr>
          <w:rFonts w:ascii="Times New Roman" w:eastAsia="楷体" w:hAnsi="Times New Roman" w:cs="Times New Roman" w:hint="eastAsia"/>
        </w:rPr>
        <w:instrText>变换器建模与混沌现象仿真</w:instrText>
      </w:r>
      <w:r w:rsidRPr="00FD0D54">
        <w:rPr>
          <w:rFonts w:ascii="Times New Roman" w:eastAsia="楷体" w:hAnsi="Times New Roman" w:cs="Times New Roman" w:hint="eastAsia"/>
        </w:rPr>
        <w:instrText>","author":[{"family":"</w:instrText>
      </w:r>
      <w:r w:rsidRPr="00FD0D54">
        <w:rPr>
          <w:rFonts w:ascii="Times New Roman" w:eastAsia="楷体" w:hAnsi="Times New Roman" w:cs="Times New Roman" w:hint="eastAsia"/>
        </w:rPr>
        <w:instrText>王</w:instrText>
      </w:r>
      <w:r w:rsidRPr="00FD0D54">
        <w:rPr>
          <w:rFonts w:ascii="Times New Roman" w:eastAsia="楷体" w:hAnsi="Times New Roman" w:cs="Times New Roman" w:hint="eastAsia"/>
        </w:rPr>
        <w:instrText>","given":"</w:instrText>
      </w:r>
      <w:r w:rsidRPr="00FD0D54">
        <w:rPr>
          <w:rFonts w:ascii="Times New Roman" w:eastAsia="楷体" w:hAnsi="Times New Roman" w:cs="Times New Roman" w:hint="eastAsia"/>
        </w:rPr>
        <w:instrText>开艳</w:instrText>
      </w:r>
      <w:r w:rsidRPr="00FD0D54">
        <w:rPr>
          <w:rFonts w:ascii="Times New Roman" w:eastAsia="楷体" w:hAnsi="Times New Roman" w:cs="Times New Roman" w:hint="eastAsia"/>
        </w:rPr>
        <w:instrText>"},{"family":"</w:instrText>
      </w:r>
      <w:r w:rsidRPr="00FD0D54">
        <w:rPr>
          <w:rFonts w:ascii="Times New Roman" w:eastAsia="楷体" w:hAnsi="Times New Roman" w:cs="Times New Roman" w:hint="eastAsia"/>
        </w:rPr>
        <w:instrText>王</w:instrText>
      </w:r>
      <w:r w:rsidRPr="00FD0D54">
        <w:rPr>
          <w:rFonts w:ascii="Times New Roman" w:eastAsia="楷体" w:hAnsi="Times New Roman" w:cs="Times New Roman" w:hint="eastAsia"/>
        </w:rPr>
        <w:instrText>","given":"</w:instrText>
      </w:r>
      <w:r w:rsidRPr="00FD0D54">
        <w:rPr>
          <w:rFonts w:ascii="Times New Roman" w:eastAsia="楷体" w:hAnsi="Times New Roman" w:cs="Times New Roman" w:hint="eastAsia"/>
        </w:rPr>
        <w:instrText>春芳</w:instrText>
      </w:r>
      <w:r w:rsidRPr="00FD0D54">
        <w:rPr>
          <w:rFonts w:ascii="Times New Roman" w:eastAsia="楷体" w:hAnsi="Times New Roman" w:cs="Times New Roman" w:hint="eastAsia"/>
        </w:rPr>
        <w:instrText>"},{"family":"</w:instrText>
      </w:r>
      <w:r w:rsidRPr="00FD0D54">
        <w:rPr>
          <w:rFonts w:ascii="Times New Roman" w:eastAsia="楷体" w:hAnsi="Times New Roman" w:cs="Times New Roman" w:hint="eastAsia"/>
        </w:rPr>
        <w:instrText>张</w:instrText>
      </w:r>
      <w:r w:rsidRPr="00FD0D54">
        <w:rPr>
          <w:rFonts w:ascii="Times New Roman" w:eastAsia="楷体" w:hAnsi="Times New Roman" w:cs="Times New Roman" w:hint="eastAsia"/>
        </w:rPr>
        <w:instrText>","given":"</w:instrText>
      </w:r>
      <w:r w:rsidRPr="00FD0D54">
        <w:rPr>
          <w:rFonts w:ascii="Times New Roman" w:eastAsia="楷体" w:hAnsi="Times New Roman" w:cs="Times New Roman" w:hint="eastAsia"/>
        </w:rPr>
        <w:instrText>玲丽</w:instrText>
      </w:r>
      <w:r w:rsidRPr="00FD0D54">
        <w:rPr>
          <w:rFonts w:ascii="Times New Roman" w:eastAsia="楷体" w:hAnsi="Times New Roman" w:cs="Times New Roman" w:hint="eastAsia"/>
        </w:rPr>
        <w:instrText xml:space="preserve">"}],"issued":{"date-parts":[["2008"]]}}}],"schema":"https://github.com/citation-style-language/schema/raw/master/csl-citation.json"} </w:instrText>
      </w:r>
      <w:r w:rsidRPr="00FD0D54">
        <w:rPr>
          <w:rFonts w:ascii="Times New Roman" w:eastAsia="楷体" w:hAnsi="Times New Roman" w:cs="Times New Roman"/>
        </w:rPr>
        <w:fldChar w:fldCharType="separate"/>
      </w:r>
      <w:r w:rsidRPr="00FD0D54">
        <w:rPr>
          <w:rFonts w:ascii="Times New Roman" w:eastAsia="楷体" w:hAnsi="Times New Roman" w:cs="Times New Roman"/>
          <w:kern w:val="0"/>
          <w:szCs w:val="24"/>
          <w:vertAlign w:val="superscript"/>
        </w:rPr>
        <w:t>[2]</w:t>
      </w:r>
      <w:r w:rsidRPr="00FD0D54">
        <w:rPr>
          <w:rFonts w:ascii="Times New Roman" w:eastAsia="楷体" w:hAnsi="Times New Roman" w:cs="Times New Roman"/>
        </w:rPr>
        <w:fldChar w:fldCharType="end"/>
      </w:r>
      <w:r w:rsidRPr="00FD0D54">
        <w:rPr>
          <w:rFonts w:ascii="Times New Roman" w:eastAsia="楷体" w:hAnsi="Times New Roman" w:hint="eastAsia"/>
        </w:rPr>
        <w:t>，不利于系统分析和工作的稳定性。因此以下分析都基于电感工作在</w:t>
      </w:r>
      <w:r w:rsidRPr="00FD0D54">
        <w:rPr>
          <w:rFonts w:ascii="Times New Roman" w:eastAsia="楷体" w:hAnsi="Times New Roman" w:cs="Times New Roman" w:hint="eastAsia"/>
        </w:rPr>
        <w:t>CCM</w:t>
      </w:r>
      <w:r w:rsidRPr="00FD0D54">
        <w:rPr>
          <w:rFonts w:ascii="Times New Roman" w:eastAsia="楷体" w:hAnsi="Times New Roman" w:cs="Times New Roman" w:hint="eastAsia"/>
        </w:rPr>
        <w:t>。</w:t>
      </w:r>
      <w:r w:rsidRPr="00FD0D54">
        <w:rPr>
          <w:rFonts w:ascii="Times New Roman" w:eastAsia="楷体" w:hAnsi="Times New Roman" w:hint="eastAsia"/>
        </w:rPr>
        <w:t>为了保证电感</w:t>
      </w:r>
      <w:r w:rsidRPr="00FD0D54">
        <w:rPr>
          <w:rFonts w:ascii="Times New Roman" w:eastAsia="楷体" w:hAnsi="Times New Roman" w:cs="Times New Roman" w:hint="eastAsia"/>
        </w:rPr>
        <w:t>L</w:t>
      </w:r>
      <w:r w:rsidRPr="00C80956">
        <w:rPr>
          <w:rFonts w:ascii="Times New Roman" w:eastAsia="楷体" w:hAnsi="Times New Roman" w:cs="Times New Roman" w:hint="eastAsia"/>
          <w:vertAlign w:val="subscript"/>
        </w:rPr>
        <w:t>1</w:t>
      </w:r>
      <w:r w:rsidRPr="00FD0D54">
        <w:rPr>
          <w:rFonts w:ascii="Times New Roman" w:eastAsia="楷体" w:hAnsi="Times New Roman" w:cs="Times New Roman" w:hint="eastAsia"/>
        </w:rPr>
        <w:t>工作在连续导通模式</w:t>
      </w:r>
      <w:r w:rsidRPr="00FD0D54">
        <w:rPr>
          <w:rFonts w:ascii="Times New Roman" w:eastAsia="楷体" w:hAnsi="Times New Roman" w:cs="Times New Roman" w:hint="eastAsia"/>
        </w:rPr>
        <w:t>(</w:t>
      </w:r>
      <w:r w:rsidRPr="00FD0D54">
        <w:rPr>
          <w:rFonts w:ascii="Times New Roman" w:eastAsia="楷体" w:hAnsi="Times New Roman" w:cs="Times New Roman"/>
        </w:rPr>
        <w:t>CCM)</w:t>
      </w:r>
      <w:r w:rsidRPr="00FD0D54">
        <w:rPr>
          <w:rFonts w:ascii="Times New Roman" w:eastAsia="楷体" w:hAnsi="Times New Roman" w:cs="Times New Roman" w:hint="eastAsia"/>
        </w:rPr>
        <w:t>，电流纹波不能超过平均值，电感电流平均值即为负载电流，最不利的条件即需要当占空比为</w:t>
      </w:r>
      <w:r w:rsidRPr="00FD0D54">
        <w:rPr>
          <w:rFonts w:ascii="Times New Roman" w:eastAsia="楷体" w:hAnsi="Times New Roman" w:cs="Times New Roman" w:hint="eastAsia"/>
        </w:rPr>
        <w:t>1/2</w:t>
      </w:r>
      <w:r w:rsidRPr="00FD0D54">
        <w:rPr>
          <w:rFonts w:ascii="Times New Roman" w:eastAsia="楷体" w:hAnsi="Times New Roman" w:cs="Times New Roman" w:hint="eastAsia"/>
        </w:rPr>
        <w:t>时，电感</w:t>
      </w:r>
      <w:r w:rsidRPr="00FD0D54">
        <w:rPr>
          <w:rFonts w:ascii="Times New Roman" w:eastAsia="楷体" w:hAnsi="Times New Roman" w:cs="Times New Roman" w:hint="eastAsia"/>
        </w:rPr>
        <w:t>L</w:t>
      </w:r>
      <w:r w:rsidRPr="00C80956">
        <w:rPr>
          <w:rFonts w:ascii="Times New Roman" w:eastAsia="楷体" w:hAnsi="Times New Roman" w:cs="Times New Roman" w:hint="eastAsia"/>
          <w:vertAlign w:val="subscript"/>
        </w:rPr>
        <w:t>1</w:t>
      </w:r>
      <w:r w:rsidRPr="00FD0D54">
        <w:rPr>
          <w:rFonts w:ascii="Times New Roman" w:eastAsia="楷体" w:hAnsi="Times New Roman" w:cs="Times New Roman" w:hint="eastAsia"/>
        </w:rPr>
        <w:t>的值必须使电感工作在</w:t>
      </w:r>
      <w:r w:rsidRPr="00FD0D54">
        <w:rPr>
          <w:rFonts w:ascii="Times New Roman" w:eastAsia="楷体" w:hAnsi="Times New Roman" w:cs="Times New Roman" w:hint="eastAsia"/>
        </w:rPr>
        <w:t>CCM</w:t>
      </w:r>
      <w:r w:rsidRPr="00FD0D54">
        <w:rPr>
          <w:rFonts w:ascii="Times New Roman" w:eastAsia="楷体" w:hAnsi="Times New Roman" w:cs="Times New Roman" w:hint="eastAsia"/>
        </w:rPr>
        <w:t>，也即是：</w:t>
      </w:r>
    </w:p>
    <w:p w14:paraId="3C769D10" w14:textId="7EFF9461" w:rsidR="004C63F4" w:rsidRPr="00FD0D54" w:rsidRDefault="004C63F4" w:rsidP="004C63F4">
      <w:pPr>
        <w:spacing w:line="360" w:lineRule="auto"/>
        <w:ind w:firstLineChars="200" w:firstLine="560"/>
        <w:jc w:val="right"/>
        <w:rPr>
          <w:rFonts w:ascii="Times New Roman" w:eastAsia="楷体" w:hAnsi="Times New Roman"/>
          <w:iCs/>
          <w:sz w:val="22"/>
          <w:szCs w:val="24"/>
        </w:rPr>
      </w:pPr>
      <m:oMath>
        <m:r>
          <w:rPr>
            <w:rFonts w:ascii="Cambria Math" w:eastAsia="楷体" w:hAnsi="Cambria Math" w:hint="eastAsia"/>
            <w:sz w:val="28"/>
            <w:szCs w:val="32"/>
          </w:rPr>
          <w:lastRenderedPageBreak/>
          <m:t>L</m:t>
        </m:r>
        <m:r>
          <w:rPr>
            <w:rFonts w:ascii="Cambria Math" w:eastAsia="楷体" w:hAnsi="Cambria Math"/>
            <w:sz w:val="28"/>
            <w:szCs w:val="32"/>
          </w:rPr>
          <m:t>&gt;</m:t>
        </m:r>
        <m:f>
          <m:fPr>
            <m:ctrlPr>
              <w:rPr>
                <w:rFonts w:ascii="Cambria Math" w:eastAsia="楷体" w:hAnsi="Cambria Math"/>
                <w:sz w:val="28"/>
                <w:szCs w:val="32"/>
              </w:rPr>
            </m:ctrlPr>
          </m:fPr>
          <m:num>
            <m:sSub>
              <m:sSubPr>
                <m:ctrlPr>
                  <w:rPr>
                    <w:rFonts w:ascii="Cambria Math" w:eastAsia="楷体" w:hAnsi="Cambria Math"/>
                    <w:i/>
                    <w:sz w:val="28"/>
                    <w:szCs w:val="32"/>
                  </w:rPr>
                </m:ctrlPr>
              </m:sSubPr>
              <m:e>
                <m:r>
                  <w:rPr>
                    <w:rFonts w:ascii="Cambria Math" w:eastAsia="楷体" w:hAnsi="Cambria Math"/>
                    <w:sz w:val="28"/>
                    <w:szCs w:val="32"/>
                  </w:rPr>
                  <m:t>V</m:t>
                </m:r>
              </m:e>
              <m:sub>
                <m:r>
                  <w:rPr>
                    <w:rFonts w:ascii="Cambria Math" w:eastAsia="楷体" w:hAnsi="Cambria Math"/>
                    <w:sz w:val="28"/>
                    <w:szCs w:val="32"/>
                  </w:rPr>
                  <m:t>in</m:t>
                </m:r>
              </m:sub>
            </m:sSub>
            <m:ctrlPr>
              <w:rPr>
                <w:rFonts w:ascii="Cambria Math" w:eastAsia="楷体" w:hAnsi="Cambria Math"/>
                <w:i/>
                <w:sz w:val="28"/>
                <w:szCs w:val="32"/>
              </w:rPr>
            </m:ctrlPr>
          </m:num>
          <m:den>
            <m:r>
              <w:rPr>
                <w:rFonts w:ascii="Cambria Math" w:eastAsia="楷体" w:hAnsi="Cambria Math"/>
                <w:sz w:val="28"/>
                <w:szCs w:val="32"/>
              </w:rPr>
              <m:t>4f</m:t>
            </m:r>
            <m:sSub>
              <m:sSubPr>
                <m:ctrlPr>
                  <w:rPr>
                    <w:rFonts w:ascii="Cambria Math" w:eastAsia="楷体" w:hAnsi="Cambria Math"/>
                    <w:i/>
                    <w:sz w:val="28"/>
                    <w:szCs w:val="32"/>
                  </w:rPr>
                </m:ctrlPr>
              </m:sSubPr>
              <m:e>
                <m:r>
                  <w:rPr>
                    <w:rFonts w:ascii="Cambria Math" w:eastAsia="楷体" w:hAnsi="Cambria Math"/>
                    <w:sz w:val="28"/>
                    <w:szCs w:val="32"/>
                  </w:rPr>
                  <m:t>i</m:t>
                </m:r>
              </m:e>
              <m:sub>
                <m:r>
                  <w:rPr>
                    <w:rFonts w:ascii="Cambria Math" w:eastAsia="楷体" w:hAnsi="Cambria Math"/>
                    <w:sz w:val="28"/>
                    <w:szCs w:val="32"/>
                  </w:rPr>
                  <m:t>L,avg</m:t>
                </m:r>
              </m:sub>
            </m:sSub>
            <m:ctrlPr>
              <w:rPr>
                <w:rFonts w:ascii="Cambria Math" w:eastAsia="楷体" w:hAnsi="Cambria Math"/>
                <w:i/>
                <w:sz w:val="28"/>
                <w:szCs w:val="32"/>
              </w:rPr>
            </m:ctrlPr>
          </m:den>
        </m:f>
      </m:oMath>
      <w:r w:rsidRPr="00FD0D54">
        <w:rPr>
          <w:rFonts w:ascii="Times New Roman" w:eastAsia="楷体" w:hAnsi="Times New Roman" w:cs="Times New Roman"/>
          <w:sz w:val="22"/>
          <w:szCs w:val="24"/>
        </w:rPr>
        <w:tab/>
      </w:r>
      <w:r w:rsidRPr="00FD0D54">
        <w:rPr>
          <w:rFonts w:ascii="Times New Roman" w:eastAsia="楷体" w:hAnsi="Times New Roman" w:cs="Times New Roman"/>
          <w:sz w:val="22"/>
          <w:szCs w:val="24"/>
        </w:rPr>
        <w:tab/>
      </w:r>
      <w:r w:rsidRPr="00FD0D54">
        <w:rPr>
          <w:rFonts w:ascii="Times New Roman" w:eastAsia="楷体" w:hAnsi="Times New Roman" w:cs="Times New Roman"/>
          <w:sz w:val="22"/>
          <w:szCs w:val="24"/>
        </w:rPr>
        <w:tab/>
        <w:t xml:space="preserve"> </w:t>
      </w:r>
      <w:r w:rsidRPr="00FD0D54">
        <w:rPr>
          <w:rFonts w:ascii="Times New Roman" w:eastAsia="楷体" w:hAnsi="Times New Roman" w:cs="Times New Roman"/>
          <w:sz w:val="22"/>
          <w:szCs w:val="24"/>
        </w:rPr>
        <w:tab/>
      </w:r>
      <w:r w:rsidRPr="00FD0D54">
        <w:rPr>
          <w:rFonts w:ascii="Times New Roman" w:eastAsia="楷体" w:hAnsi="Times New Roman" w:cs="Times New Roman"/>
          <w:sz w:val="22"/>
          <w:szCs w:val="24"/>
        </w:rPr>
        <w:tab/>
      </w:r>
      <w:r w:rsidRPr="00FD0D54">
        <w:rPr>
          <w:rFonts w:ascii="Times New Roman" w:eastAsia="楷体" w:hAnsi="Times New Roman" w:cs="Times New Roman"/>
          <w:sz w:val="22"/>
          <w:szCs w:val="24"/>
        </w:rPr>
        <w:tab/>
      </w:r>
      <w:r w:rsidRPr="00FD0D54">
        <w:rPr>
          <w:rFonts w:ascii="Times New Roman" w:eastAsia="楷体" w:hAnsi="Times New Roman" w:cs="Times New Roman"/>
          <w:sz w:val="22"/>
          <w:szCs w:val="24"/>
        </w:rPr>
        <w:tab/>
      </w:r>
      <w:r w:rsidRPr="00FD0D54">
        <w:rPr>
          <w:rFonts w:ascii="Times New Roman" w:eastAsia="楷体" w:hAnsi="Times New Roman" w:cs="Times New Roman"/>
          <w:sz w:val="22"/>
          <w:szCs w:val="24"/>
        </w:rPr>
        <w:tab/>
        <w:t xml:space="preserve"> </w:t>
      </w:r>
      <w:r w:rsidRPr="00FD0D54">
        <w:rPr>
          <w:rFonts w:ascii="Times New Roman" w:eastAsia="楷体" w:hAnsi="Times New Roman" w:cs="Times New Roman"/>
          <w:iCs/>
          <w:sz w:val="22"/>
          <w:szCs w:val="24"/>
        </w:rPr>
        <w:t>(</w:t>
      </w:r>
      <w:r w:rsidR="00C80956">
        <w:rPr>
          <w:rFonts w:ascii="Times New Roman" w:eastAsia="楷体" w:hAnsi="Times New Roman" w:cs="Times New Roman" w:hint="eastAsia"/>
          <w:iCs/>
        </w:rPr>
        <w:t>2-2-</w:t>
      </w:r>
      <w:r w:rsidRPr="00FD0D54">
        <w:rPr>
          <w:rFonts w:ascii="Times New Roman" w:eastAsia="楷体" w:hAnsi="Times New Roman" w:cs="Times New Roman"/>
          <w:iCs/>
          <w:sz w:val="22"/>
          <w:szCs w:val="24"/>
        </w:rPr>
        <w:t>12)</w:t>
      </w:r>
    </w:p>
    <w:p w14:paraId="2D744D73" w14:textId="1CDF39E9" w:rsidR="004C63F4" w:rsidRPr="00FD0D54" w:rsidRDefault="004C63F4" w:rsidP="004C63F4">
      <w:pPr>
        <w:spacing w:line="360" w:lineRule="auto"/>
        <w:ind w:firstLineChars="200" w:firstLine="420"/>
        <w:jc w:val="left"/>
        <w:rPr>
          <w:rFonts w:ascii="Times New Roman" w:eastAsia="楷体" w:hAnsi="Times New Roman" w:cs="Times New Roman"/>
        </w:rPr>
      </w:pPr>
      <w:r w:rsidRPr="00FD0D54">
        <w:rPr>
          <w:rFonts w:ascii="Times New Roman" w:eastAsia="楷体" w:hAnsi="Times New Roman" w:hint="eastAsia"/>
        </w:rPr>
        <w:t>在电路进入稳态过后，电容的充放电为线性过程，输出电容</w:t>
      </w:r>
      <w:r w:rsidRPr="00FD0D54">
        <w:rPr>
          <w:rFonts w:ascii="Times New Roman" w:eastAsia="楷体" w:hAnsi="Times New Roman" w:cs="Times New Roman" w:hint="eastAsia"/>
        </w:rPr>
        <w:t>C</w:t>
      </w:r>
      <w:r w:rsidRPr="00C80956">
        <w:rPr>
          <w:rFonts w:ascii="Times New Roman" w:eastAsia="楷体" w:hAnsi="Times New Roman" w:cs="Times New Roman"/>
          <w:vertAlign w:val="subscript"/>
        </w:rPr>
        <w:t>1</w:t>
      </w:r>
      <w:r w:rsidRPr="00FD0D54">
        <w:rPr>
          <w:rFonts w:ascii="Times New Roman" w:eastAsia="楷体" w:hAnsi="Times New Roman" w:cs="Times New Roman" w:hint="eastAsia"/>
        </w:rPr>
        <w:t>一个周期内的电流波形如图</w:t>
      </w:r>
      <w:r w:rsidRPr="00FD0D54">
        <w:rPr>
          <w:rFonts w:ascii="Times New Roman" w:eastAsia="楷体" w:hAnsi="Times New Roman" w:cs="Times New Roman" w:hint="eastAsia"/>
        </w:rPr>
        <w:t>2.</w:t>
      </w:r>
      <w:r w:rsidR="00C80956">
        <w:rPr>
          <w:rFonts w:ascii="Times New Roman" w:eastAsia="楷体" w:hAnsi="Times New Roman" w:cs="Times New Roman" w:hint="eastAsia"/>
        </w:rPr>
        <w:t>7</w:t>
      </w:r>
      <w:r w:rsidRPr="00FD0D54">
        <w:rPr>
          <w:rFonts w:ascii="Times New Roman" w:eastAsia="楷体" w:hAnsi="Times New Roman" w:cs="Times New Roman" w:hint="eastAsia"/>
        </w:rPr>
        <w:t>所示</w:t>
      </w:r>
      <w:r w:rsidRPr="00FD0D54">
        <w:rPr>
          <w:rFonts w:ascii="Times New Roman" w:eastAsia="楷体" w:hAnsi="Times New Roman" w:cs="Times New Roman" w:hint="eastAsia"/>
          <w:vertAlign w:val="superscript"/>
        </w:rPr>
        <w:t>[</w:t>
      </w:r>
      <w:r w:rsidRPr="00FD0D54">
        <w:rPr>
          <w:rFonts w:ascii="Times New Roman" w:eastAsia="楷体" w:hAnsi="Times New Roman" w:cs="Times New Roman"/>
          <w:vertAlign w:val="superscript"/>
        </w:rPr>
        <w:t>2]</w:t>
      </w:r>
      <w:r w:rsidRPr="00FD0D54">
        <w:rPr>
          <w:rFonts w:ascii="Times New Roman" w:eastAsia="楷体" w:hAnsi="Times New Roman" w:cs="Times New Roman" w:hint="eastAsia"/>
        </w:rPr>
        <w:t>。选取流入电容的方向为电流正方向；从开关器件</w:t>
      </w:r>
      <w:r w:rsidRPr="00FD0D54">
        <w:rPr>
          <w:rFonts w:ascii="Times New Roman" w:eastAsia="楷体" w:hAnsi="Times New Roman" w:cs="Times New Roman" w:hint="eastAsia"/>
        </w:rPr>
        <w:t>Q</w:t>
      </w:r>
      <w:r w:rsidRPr="00FD0D54">
        <w:rPr>
          <w:rFonts w:ascii="Times New Roman" w:eastAsia="楷体" w:hAnsi="Times New Roman" w:cs="Times New Roman" w:hint="eastAsia"/>
        </w:rPr>
        <w:t>导通开始，电感电流开始增加的同时，流出电容</w:t>
      </w:r>
      <w:r w:rsidRPr="00FD0D54">
        <w:rPr>
          <w:rFonts w:ascii="Times New Roman" w:eastAsia="楷体" w:hAnsi="Times New Roman" w:cs="Times New Roman" w:hint="eastAsia"/>
        </w:rPr>
        <w:t>C</w:t>
      </w:r>
      <w:r w:rsidRPr="00C80956">
        <w:rPr>
          <w:rFonts w:ascii="Times New Roman" w:eastAsia="楷体" w:hAnsi="Times New Roman" w:cs="Times New Roman"/>
          <w:vertAlign w:val="subscript"/>
        </w:rPr>
        <w:t>1</w:t>
      </w:r>
      <w:r w:rsidRPr="00FD0D54">
        <w:rPr>
          <w:rFonts w:ascii="Times New Roman" w:eastAsia="楷体" w:hAnsi="Times New Roman" w:cs="Times New Roman" w:hint="eastAsia"/>
        </w:rPr>
        <w:t>的电流开始增大直到</w:t>
      </w:r>
      <w:r w:rsidRPr="00FD0D54">
        <w:rPr>
          <w:rFonts w:ascii="Times New Roman" w:eastAsia="楷体" w:hAnsi="Times New Roman" w:cs="Times New Roman" w:hint="eastAsia"/>
        </w:rPr>
        <w:t>0</w:t>
      </w:r>
      <w:r w:rsidRPr="00FD0D54">
        <w:rPr>
          <w:rFonts w:ascii="Times New Roman" w:eastAsia="楷体" w:hAnsi="Times New Roman" w:cs="Times New Roman" w:hint="eastAsia"/>
        </w:rPr>
        <w:t>，</w:t>
      </w:r>
      <w:r w:rsidRPr="00FD0D54">
        <w:rPr>
          <w:rFonts w:ascii="Times New Roman" w:eastAsia="楷体" w:hAnsi="Times New Roman" w:cs="Times New Roman" w:hint="eastAsia"/>
        </w:rPr>
        <w:t>C</w:t>
      </w:r>
      <w:r w:rsidRPr="00C80956">
        <w:rPr>
          <w:rFonts w:ascii="Times New Roman" w:eastAsia="楷体" w:hAnsi="Times New Roman" w:cs="Times New Roman" w:hint="eastAsia"/>
          <w:vertAlign w:val="subscript"/>
        </w:rPr>
        <w:t>1</w:t>
      </w:r>
      <w:r w:rsidRPr="00FD0D54">
        <w:rPr>
          <w:rFonts w:ascii="Times New Roman" w:eastAsia="楷体" w:hAnsi="Times New Roman" w:cs="Times New Roman" w:hint="eastAsia"/>
        </w:rPr>
        <w:t>开始充电，且充电电流增大；随后开关器件</w:t>
      </w:r>
      <w:r w:rsidRPr="00FD0D54">
        <w:rPr>
          <w:rFonts w:ascii="Times New Roman" w:eastAsia="楷体" w:hAnsi="Times New Roman" w:cs="Times New Roman" w:hint="eastAsia"/>
        </w:rPr>
        <w:t>Q</w:t>
      </w:r>
      <w:r w:rsidRPr="00FD0D54">
        <w:rPr>
          <w:rFonts w:ascii="Times New Roman" w:eastAsia="楷体" w:hAnsi="Times New Roman" w:cs="Times New Roman" w:hint="eastAsia"/>
        </w:rPr>
        <w:t>关断，电感电流开始减小的同时，流入</w:t>
      </w:r>
      <w:r w:rsidRPr="00FD0D54">
        <w:rPr>
          <w:rFonts w:ascii="Times New Roman" w:eastAsia="楷体" w:hAnsi="Times New Roman" w:cs="Times New Roman" w:hint="eastAsia"/>
        </w:rPr>
        <w:t>C</w:t>
      </w:r>
      <w:r w:rsidRPr="00C80956">
        <w:rPr>
          <w:rFonts w:ascii="Times New Roman" w:eastAsia="楷体" w:hAnsi="Times New Roman" w:cs="Times New Roman" w:hint="eastAsia"/>
          <w:vertAlign w:val="subscript"/>
        </w:rPr>
        <w:t>1</w:t>
      </w:r>
      <w:r w:rsidRPr="00FD0D54">
        <w:rPr>
          <w:rFonts w:ascii="Times New Roman" w:eastAsia="楷体" w:hAnsi="Times New Roman" w:cs="Times New Roman" w:hint="eastAsia"/>
        </w:rPr>
        <w:t>的电流开始减小，但是仍然在充电</w:t>
      </w:r>
      <w:r w:rsidR="00C80956">
        <w:rPr>
          <w:rFonts w:ascii="Times New Roman" w:eastAsia="楷体" w:hAnsi="Times New Roman" w:cs="Times New Roman" w:hint="eastAsia"/>
        </w:rPr>
        <w:t>但</w:t>
      </w:r>
      <w:r w:rsidRPr="00FD0D54">
        <w:rPr>
          <w:rFonts w:ascii="Times New Roman" w:eastAsia="楷体" w:hAnsi="Times New Roman" w:cs="Times New Roman" w:hint="eastAsia"/>
        </w:rPr>
        <w:t>充电电流逐渐减小直到</w:t>
      </w:r>
      <w:r w:rsidRPr="00FD0D54">
        <w:rPr>
          <w:rFonts w:ascii="Times New Roman" w:eastAsia="楷体" w:hAnsi="Times New Roman" w:cs="Times New Roman" w:hint="eastAsia"/>
        </w:rPr>
        <w:t>0</w:t>
      </w:r>
      <w:r w:rsidRPr="00FD0D54">
        <w:rPr>
          <w:rFonts w:ascii="Times New Roman" w:eastAsia="楷体" w:hAnsi="Times New Roman" w:cs="Times New Roman" w:hint="eastAsia"/>
        </w:rPr>
        <w:t>，随后</w:t>
      </w:r>
      <w:r w:rsidRPr="00FD0D54">
        <w:rPr>
          <w:rFonts w:ascii="Times New Roman" w:eastAsia="楷体" w:hAnsi="Times New Roman" w:cs="Times New Roman" w:hint="eastAsia"/>
        </w:rPr>
        <w:t>C</w:t>
      </w:r>
      <w:r w:rsidRPr="00C80956">
        <w:rPr>
          <w:rFonts w:ascii="Times New Roman" w:eastAsia="楷体" w:hAnsi="Times New Roman" w:cs="Times New Roman" w:hint="eastAsia"/>
          <w:vertAlign w:val="subscript"/>
        </w:rPr>
        <w:t>1</w:t>
      </w:r>
      <w:r w:rsidRPr="00FD0D54">
        <w:rPr>
          <w:rFonts w:ascii="Times New Roman" w:eastAsia="楷体" w:hAnsi="Times New Roman" w:cs="Times New Roman" w:hint="eastAsia"/>
        </w:rPr>
        <w:t>开始放电，且流出电容</w:t>
      </w:r>
      <w:r w:rsidRPr="00FD0D54">
        <w:rPr>
          <w:rFonts w:ascii="Times New Roman" w:eastAsia="楷体" w:hAnsi="Times New Roman" w:cs="Times New Roman" w:hint="eastAsia"/>
        </w:rPr>
        <w:t>C</w:t>
      </w:r>
      <w:r w:rsidRPr="00C80956">
        <w:rPr>
          <w:rFonts w:ascii="Times New Roman" w:eastAsia="楷体" w:hAnsi="Times New Roman" w:cs="Times New Roman" w:hint="eastAsia"/>
          <w:vertAlign w:val="subscript"/>
        </w:rPr>
        <w:t>1</w:t>
      </w:r>
      <w:r w:rsidRPr="00FD0D54">
        <w:rPr>
          <w:rFonts w:ascii="Times New Roman" w:eastAsia="楷体" w:hAnsi="Times New Roman" w:cs="Times New Roman" w:hint="eastAsia"/>
        </w:rPr>
        <w:t>的电流逐渐增大，直到开关器件</w:t>
      </w:r>
      <w:r w:rsidRPr="00FD0D54">
        <w:rPr>
          <w:rFonts w:ascii="Times New Roman" w:eastAsia="楷体" w:hAnsi="Times New Roman" w:cs="Times New Roman" w:hint="eastAsia"/>
        </w:rPr>
        <w:t>Q</w:t>
      </w:r>
      <w:r w:rsidRPr="00FD0D54">
        <w:rPr>
          <w:rFonts w:ascii="Times New Roman" w:eastAsia="楷体" w:hAnsi="Times New Roman" w:cs="Times New Roman" w:hint="eastAsia"/>
        </w:rPr>
        <w:t>再次导通完成一个周期内的充放电。</w:t>
      </w:r>
    </w:p>
    <w:p w14:paraId="61CBF810" w14:textId="77777777" w:rsidR="004C63F4" w:rsidRPr="00FD0D54" w:rsidRDefault="004C63F4" w:rsidP="004C63F4">
      <w:pPr>
        <w:spacing w:line="360" w:lineRule="auto"/>
        <w:ind w:firstLineChars="200" w:firstLine="420"/>
        <w:jc w:val="center"/>
        <w:rPr>
          <w:rFonts w:ascii="Times New Roman" w:eastAsia="楷体" w:hAnsi="Times New Roman"/>
        </w:rPr>
      </w:pPr>
      <w:r w:rsidRPr="00FD0D54">
        <w:rPr>
          <w:rFonts w:ascii="Times New Roman" w:eastAsia="楷体" w:hAnsi="Times New Roman"/>
          <w:noProof/>
        </w:rPr>
        <w:drawing>
          <wp:inline distT="0" distB="0" distL="0" distR="0" wp14:anchorId="3186E1BD" wp14:editId="1E8ECC5B">
            <wp:extent cx="3269263" cy="1943268"/>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263" cy="1943268"/>
                    </a:xfrm>
                    <a:prstGeom prst="rect">
                      <a:avLst/>
                    </a:prstGeom>
                  </pic:spPr>
                </pic:pic>
              </a:graphicData>
            </a:graphic>
          </wp:inline>
        </w:drawing>
      </w:r>
    </w:p>
    <w:p w14:paraId="68F85BFF" w14:textId="77777777" w:rsidR="004C63F4" w:rsidRPr="00FD0D54" w:rsidRDefault="004C63F4" w:rsidP="004C63F4">
      <w:pPr>
        <w:spacing w:line="360" w:lineRule="auto"/>
        <w:ind w:firstLineChars="200" w:firstLine="420"/>
        <w:jc w:val="center"/>
        <w:rPr>
          <w:rFonts w:ascii="Times New Roman" w:eastAsia="楷体" w:hAnsi="Times New Roman" w:cs="Times New Roman"/>
        </w:rPr>
      </w:pPr>
      <w:r w:rsidRPr="00FD0D54">
        <w:rPr>
          <w:rFonts w:ascii="Times New Roman" w:eastAsia="楷体" w:hAnsi="Times New Roman" w:hint="eastAsia"/>
        </w:rPr>
        <w:t>图</w:t>
      </w:r>
      <w:r w:rsidRPr="00FD0D54">
        <w:rPr>
          <w:rFonts w:ascii="Times New Roman" w:eastAsia="楷体" w:hAnsi="Times New Roman" w:cs="Times New Roman" w:hint="eastAsia"/>
        </w:rPr>
        <w:t>2.7</w:t>
      </w:r>
      <w:r w:rsidRPr="00FD0D54">
        <w:rPr>
          <w:rFonts w:ascii="Times New Roman" w:eastAsia="楷体" w:hAnsi="Times New Roman" w:cs="Times New Roman"/>
        </w:rPr>
        <w:t xml:space="preserve"> </w:t>
      </w:r>
      <w:r w:rsidRPr="00FD0D54">
        <w:rPr>
          <w:rFonts w:ascii="Times New Roman" w:eastAsia="楷体" w:hAnsi="Times New Roman" w:cs="Times New Roman" w:hint="eastAsia"/>
        </w:rPr>
        <w:t>输出电容电流波形</w:t>
      </w:r>
    </w:p>
    <w:p w14:paraId="11FCF336" w14:textId="77777777" w:rsidR="00E33D73" w:rsidRDefault="004C63F4" w:rsidP="004C63F4">
      <w:pPr>
        <w:spacing w:line="360" w:lineRule="auto"/>
        <w:ind w:firstLineChars="200" w:firstLine="420"/>
        <w:rPr>
          <w:rFonts w:ascii="Times New Roman" w:eastAsia="楷体" w:hAnsi="Times New Roman"/>
        </w:rPr>
      </w:pPr>
      <w:r w:rsidRPr="00FD0D54">
        <w:rPr>
          <w:rFonts w:ascii="Times New Roman" w:eastAsia="楷体" w:hAnsi="Times New Roman" w:hint="eastAsia"/>
        </w:rPr>
        <w:t>当电路进入稳</w:t>
      </w:r>
    </w:p>
    <w:p w14:paraId="3207484F" w14:textId="77777777" w:rsidR="00E33D73" w:rsidRDefault="00E33D73" w:rsidP="004C63F4">
      <w:pPr>
        <w:spacing w:line="360" w:lineRule="auto"/>
        <w:ind w:firstLineChars="200" w:firstLine="420"/>
        <w:rPr>
          <w:rFonts w:ascii="Times New Roman" w:eastAsia="楷体" w:hAnsi="Times New Roman"/>
        </w:rPr>
      </w:pPr>
    </w:p>
    <w:p w14:paraId="1AEE2BD7" w14:textId="300B068E" w:rsidR="004C63F4" w:rsidRPr="00FD0D54" w:rsidRDefault="004C63F4" w:rsidP="004C63F4">
      <w:pPr>
        <w:spacing w:line="360" w:lineRule="auto"/>
        <w:ind w:firstLineChars="200" w:firstLine="420"/>
        <w:rPr>
          <w:rFonts w:ascii="Times New Roman" w:eastAsia="楷体" w:hAnsi="Times New Roman"/>
        </w:rPr>
      </w:pPr>
      <w:r w:rsidRPr="00FD0D54">
        <w:rPr>
          <w:rFonts w:ascii="Times New Roman" w:eastAsia="楷体" w:hAnsi="Times New Roman" w:hint="eastAsia"/>
        </w:rPr>
        <w:t>态过后，认为电感的纹波电流等于电容的纹波电流，由此通过积分可以得到电容在一个周期内所充电荷量，进而计算出输出电容的电压纹波：</w:t>
      </w:r>
    </w:p>
    <w:p w14:paraId="3E14A7A7" w14:textId="77777777" w:rsidR="004C63F4" w:rsidRPr="00FD0D54" w:rsidRDefault="004C63F4" w:rsidP="004C63F4">
      <w:pPr>
        <w:spacing w:line="360" w:lineRule="auto"/>
        <w:ind w:firstLineChars="200" w:firstLine="560"/>
        <w:jc w:val="center"/>
        <w:rPr>
          <w:rFonts w:ascii="Times New Roman" w:eastAsia="楷体" w:hAnsi="Times New Roman" w:cs="Times New Roman"/>
        </w:rPr>
      </w:pPr>
      <m:oMathPara>
        <m:oMath>
          <m:r>
            <m:rPr>
              <m:sty m:val="p"/>
            </m:rPr>
            <w:rPr>
              <w:rFonts w:ascii="Cambria Math" w:eastAsia="楷体" w:hAnsi="Cambria Math" w:hint="eastAsia"/>
              <w:sz w:val="28"/>
              <w:szCs w:val="32"/>
            </w:rPr>
            <m:t>Δ</m:t>
          </m:r>
          <m:sSub>
            <m:sSubPr>
              <m:ctrlPr>
                <w:rPr>
                  <w:rFonts w:ascii="Cambria Math" w:eastAsia="楷体" w:hAnsi="Cambria Math"/>
                  <w:i/>
                  <w:sz w:val="28"/>
                  <w:szCs w:val="32"/>
                </w:rPr>
              </m:ctrlPr>
            </m:sSubPr>
            <m:e>
              <m:r>
                <w:rPr>
                  <w:rFonts w:ascii="Cambria Math" w:eastAsia="楷体" w:hAnsi="Cambria Math"/>
                  <w:sz w:val="28"/>
                  <w:szCs w:val="32"/>
                </w:rPr>
                <m:t>i</m:t>
              </m:r>
            </m:e>
            <m:sub>
              <m:r>
                <w:rPr>
                  <w:rFonts w:ascii="Cambria Math" w:eastAsia="楷体" w:hAnsi="Cambria Math"/>
                  <w:sz w:val="28"/>
                  <w:szCs w:val="32"/>
                </w:rPr>
                <m:t>C</m:t>
              </m:r>
            </m:sub>
          </m:sSub>
          <m:r>
            <w:rPr>
              <w:rFonts w:ascii="Cambria Math" w:eastAsia="楷体" w:hAnsi="Cambria Math"/>
              <w:sz w:val="28"/>
              <w:szCs w:val="32"/>
            </w:rPr>
            <m:t>=</m:t>
          </m:r>
          <m:r>
            <m:rPr>
              <m:sty m:val="p"/>
            </m:rPr>
            <w:rPr>
              <w:rFonts w:ascii="Cambria Math" w:eastAsia="楷体" w:hAnsi="Cambria Math" w:hint="eastAsia"/>
              <w:sz w:val="28"/>
              <w:szCs w:val="32"/>
            </w:rPr>
            <m:t>Δ</m:t>
          </m:r>
          <m:sSub>
            <m:sSubPr>
              <m:ctrlPr>
                <w:rPr>
                  <w:rFonts w:ascii="Cambria Math" w:eastAsia="楷体" w:hAnsi="Cambria Math"/>
                  <w:i/>
                  <w:sz w:val="28"/>
                  <w:szCs w:val="32"/>
                </w:rPr>
              </m:ctrlPr>
            </m:sSubPr>
            <m:e>
              <m:r>
                <w:rPr>
                  <w:rFonts w:ascii="Cambria Math" w:eastAsia="楷体" w:hAnsi="Cambria Math"/>
                  <w:sz w:val="28"/>
                  <w:szCs w:val="32"/>
                </w:rPr>
                <m:t>i</m:t>
              </m:r>
            </m:e>
            <m:sub>
              <m:r>
                <w:rPr>
                  <w:rFonts w:ascii="Cambria Math" w:eastAsia="楷体" w:hAnsi="Cambria Math"/>
                  <w:sz w:val="28"/>
                  <w:szCs w:val="32"/>
                </w:rPr>
                <m:t>L</m:t>
              </m:r>
            </m:sub>
          </m:sSub>
          <m:r>
            <w:rPr>
              <w:rFonts w:ascii="Cambria Math" w:eastAsia="楷体" w:hAnsi="Cambria Math"/>
              <w:sz w:val="28"/>
              <w:szCs w:val="32"/>
            </w:rPr>
            <m:t>=</m:t>
          </m:r>
          <m:f>
            <m:fPr>
              <m:ctrlPr>
                <w:rPr>
                  <w:rFonts w:ascii="Cambria Math" w:eastAsia="楷体" w:hAnsi="Cambria Math"/>
                  <w:sz w:val="28"/>
                  <w:szCs w:val="32"/>
                </w:rPr>
              </m:ctrlPr>
            </m:fPr>
            <m:num>
              <m:sSub>
                <m:sSubPr>
                  <m:ctrlPr>
                    <w:rPr>
                      <w:rFonts w:ascii="Cambria Math" w:eastAsia="楷体" w:hAnsi="Cambria Math"/>
                      <w:i/>
                      <w:sz w:val="28"/>
                      <w:szCs w:val="32"/>
                    </w:rPr>
                  </m:ctrlPr>
                </m:sSubPr>
                <m:e>
                  <m:r>
                    <w:rPr>
                      <w:rFonts w:ascii="Cambria Math" w:eastAsia="楷体" w:hAnsi="Cambria Math"/>
                      <w:sz w:val="28"/>
                      <w:szCs w:val="32"/>
                    </w:rPr>
                    <m:t>V</m:t>
                  </m:r>
                </m:e>
                <m:sub>
                  <m:r>
                    <w:rPr>
                      <w:rFonts w:ascii="Cambria Math" w:eastAsia="楷体" w:hAnsi="Cambria Math"/>
                      <w:sz w:val="28"/>
                      <w:szCs w:val="32"/>
                    </w:rPr>
                    <m:t>in</m:t>
                  </m:r>
                </m:sub>
              </m:sSub>
              <m:ctrlPr>
                <w:rPr>
                  <w:rFonts w:ascii="Cambria Math" w:eastAsia="楷体" w:hAnsi="Cambria Math"/>
                  <w:i/>
                  <w:sz w:val="28"/>
                  <w:szCs w:val="32"/>
                </w:rPr>
              </m:ctrlPr>
            </m:num>
            <m:den>
              <m:r>
                <w:rPr>
                  <w:rFonts w:ascii="Cambria Math" w:eastAsia="楷体" w:hAnsi="Cambria Math" w:hint="eastAsia"/>
                  <w:sz w:val="28"/>
                  <w:szCs w:val="32"/>
                </w:rPr>
                <m:t>Lf</m:t>
              </m:r>
              <m:ctrlPr>
                <w:rPr>
                  <w:rFonts w:ascii="Cambria Math" w:eastAsia="楷体" w:hAnsi="Cambria Math"/>
                  <w:i/>
                  <w:sz w:val="28"/>
                  <w:szCs w:val="32"/>
                </w:rPr>
              </m:ctrlPr>
            </m:den>
          </m:f>
          <m:d>
            <m:dPr>
              <m:ctrlPr>
                <w:rPr>
                  <w:rFonts w:ascii="Cambria Math" w:eastAsia="楷体" w:hAnsi="Cambria Math"/>
                  <w:i/>
                  <w:sz w:val="28"/>
                  <w:szCs w:val="32"/>
                </w:rPr>
              </m:ctrlPr>
            </m:dPr>
            <m:e>
              <m:r>
                <w:rPr>
                  <w:rFonts w:ascii="Cambria Math" w:eastAsia="楷体" w:hAnsi="Cambria Math"/>
                  <w:sz w:val="28"/>
                  <w:szCs w:val="32"/>
                </w:rPr>
                <m:t>D-</m:t>
              </m:r>
              <m:sSup>
                <m:sSupPr>
                  <m:ctrlPr>
                    <w:rPr>
                      <w:rFonts w:ascii="Cambria Math" w:eastAsia="楷体" w:hAnsi="Cambria Math"/>
                      <w:i/>
                      <w:sz w:val="28"/>
                      <w:szCs w:val="32"/>
                    </w:rPr>
                  </m:ctrlPr>
                </m:sSupPr>
                <m:e>
                  <m:r>
                    <w:rPr>
                      <w:rFonts w:ascii="Cambria Math" w:eastAsia="楷体" w:hAnsi="Cambria Math"/>
                      <w:sz w:val="28"/>
                      <w:szCs w:val="32"/>
                    </w:rPr>
                    <m:t>D</m:t>
                  </m:r>
                </m:e>
                <m:sup>
                  <m:r>
                    <w:rPr>
                      <w:rFonts w:ascii="Cambria Math" w:eastAsia="楷体" w:hAnsi="Cambria Math"/>
                      <w:sz w:val="28"/>
                      <w:szCs w:val="32"/>
                    </w:rPr>
                    <m:t>2</m:t>
                  </m:r>
                </m:sup>
              </m:sSup>
            </m:e>
          </m:d>
        </m:oMath>
      </m:oMathPara>
    </w:p>
    <w:p w14:paraId="3970959F" w14:textId="3ABD5D89" w:rsidR="004C63F4" w:rsidRPr="00FD0D54" w:rsidRDefault="004C63F4" w:rsidP="004C63F4">
      <w:pPr>
        <w:spacing w:line="360" w:lineRule="auto"/>
        <w:ind w:firstLineChars="200" w:firstLine="560"/>
        <w:jc w:val="right"/>
        <w:rPr>
          <w:rFonts w:ascii="Times New Roman" w:eastAsia="楷体" w:hAnsi="Times New Roman" w:cs="Times New Roman"/>
        </w:rPr>
      </w:pPr>
      <m:oMath>
        <m:r>
          <m:rPr>
            <m:sty m:val="p"/>
          </m:rPr>
          <w:rPr>
            <w:rFonts w:ascii="Cambria Math" w:eastAsia="楷体" w:hAnsi="Cambria Math" w:hint="eastAsia"/>
            <w:sz w:val="28"/>
            <w:szCs w:val="32"/>
          </w:rPr>
          <m:t>Δ</m:t>
        </m:r>
        <m:sSub>
          <m:sSubPr>
            <m:ctrlPr>
              <w:rPr>
                <w:rFonts w:ascii="Cambria Math" w:eastAsia="楷体" w:hAnsi="Cambria Math"/>
                <w:i/>
                <w:sz w:val="28"/>
                <w:szCs w:val="32"/>
              </w:rPr>
            </m:ctrlPr>
          </m:sSubPr>
          <m:e>
            <m:r>
              <w:rPr>
                <w:rFonts w:ascii="Cambria Math" w:eastAsia="楷体" w:hAnsi="Cambria Math"/>
                <w:sz w:val="28"/>
                <w:szCs w:val="32"/>
              </w:rPr>
              <m:t>U</m:t>
            </m:r>
          </m:e>
          <m:sub>
            <m:r>
              <w:rPr>
                <w:rFonts w:ascii="Cambria Math" w:eastAsia="楷体" w:hAnsi="Cambria Math"/>
                <w:sz w:val="28"/>
                <w:szCs w:val="32"/>
              </w:rPr>
              <m:t>C</m:t>
            </m:r>
          </m:sub>
        </m:sSub>
        <m:r>
          <w:rPr>
            <w:rFonts w:ascii="Cambria Math" w:eastAsia="楷体" w:hAnsi="Cambria Math"/>
            <w:sz w:val="28"/>
            <w:szCs w:val="32"/>
          </w:rPr>
          <m:t>=</m:t>
        </m:r>
        <m:f>
          <m:fPr>
            <m:ctrlPr>
              <w:rPr>
                <w:rFonts w:ascii="Cambria Math" w:eastAsia="楷体" w:hAnsi="Cambria Math"/>
                <w:sz w:val="28"/>
                <w:szCs w:val="32"/>
              </w:rPr>
            </m:ctrlPr>
          </m:fPr>
          <m:num>
            <m:r>
              <w:rPr>
                <w:rFonts w:ascii="Cambria Math" w:eastAsia="楷体" w:hAnsi="Cambria Math"/>
                <w:sz w:val="28"/>
                <w:szCs w:val="32"/>
              </w:rPr>
              <m:t>1</m:t>
            </m:r>
            <m:ctrlPr>
              <w:rPr>
                <w:rFonts w:ascii="Cambria Math" w:eastAsia="楷体" w:hAnsi="Cambria Math"/>
                <w:i/>
                <w:sz w:val="28"/>
                <w:szCs w:val="32"/>
              </w:rPr>
            </m:ctrlPr>
          </m:num>
          <m:den>
            <m:r>
              <w:rPr>
                <w:rFonts w:ascii="Cambria Math" w:eastAsia="楷体" w:hAnsi="Cambria Math"/>
                <w:sz w:val="28"/>
                <w:szCs w:val="32"/>
              </w:rPr>
              <m:t>C</m:t>
            </m:r>
            <m:ctrlPr>
              <w:rPr>
                <w:rFonts w:ascii="Cambria Math" w:eastAsia="楷体" w:hAnsi="Cambria Math"/>
                <w:i/>
                <w:sz w:val="28"/>
                <w:szCs w:val="32"/>
              </w:rPr>
            </m:ctrlPr>
          </m:den>
        </m:f>
        <m:nary>
          <m:naryPr>
            <m:limLoc m:val="subSup"/>
            <m:ctrlPr>
              <w:rPr>
                <w:rFonts w:ascii="Cambria Math" w:eastAsia="楷体" w:hAnsi="Cambria Math"/>
                <w:i/>
                <w:sz w:val="28"/>
                <w:szCs w:val="32"/>
              </w:rPr>
            </m:ctrlPr>
          </m:naryPr>
          <m:sub>
            <m:sSub>
              <m:sSubPr>
                <m:ctrlPr>
                  <w:rPr>
                    <w:rFonts w:ascii="Cambria Math" w:eastAsia="楷体" w:hAnsi="Cambria Math"/>
                    <w:i/>
                    <w:sz w:val="28"/>
                    <w:szCs w:val="32"/>
                  </w:rPr>
                </m:ctrlPr>
              </m:sSubPr>
              <m:e>
                <m:r>
                  <w:rPr>
                    <w:rFonts w:ascii="Cambria Math" w:eastAsia="楷体" w:hAnsi="Cambria Math"/>
                    <w:sz w:val="28"/>
                    <w:szCs w:val="32"/>
                  </w:rPr>
                  <m:t>t</m:t>
                </m:r>
              </m:e>
              <m:sub>
                <m:r>
                  <w:rPr>
                    <w:rFonts w:ascii="Cambria Math" w:eastAsia="楷体" w:hAnsi="Cambria Math"/>
                    <w:sz w:val="28"/>
                    <w:szCs w:val="32"/>
                  </w:rPr>
                  <m:t>on</m:t>
                </m:r>
              </m:sub>
            </m:sSub>
            <m:r>
              <m:rPr>
                <m:lit/>
              </m:rPr>
              <w:rPr>
                <w:rFonts w:ascii="Cambria Math" w:eastAsia="楷体" w:hAnsi="Cambria Math"/>
                <w:sz w:val="28"/>
                <w:szCs w:val="32"/>
              </w:rPr>
              <m:t>/</m:t>
            </m:r>
            <m:r>
              <w:rPr>
                <w:rFonts w:ascii="Cambria Math" w:eastAsia="楷体" w:hAnsi="Cambria Math"/>
                <w:sz w:val="28"/>
                <w:szCs w:val="32"/>
              </w:rPr>
              <m:t>2</m:t>
            </m:r>
          </m:sub>
          <m:sup>
            <m:sSub>
              <m:sSubPr>
                <m:ctrlPr>
                  <w:rPr>
                    <w:rFonts w:ascii="Cambria Math" w:eastAsia="楷体" w:hAnsi="Cambria Math"/>
                    <w:i/>
                    <w:sz w:val="28"/>
                    <w:szCs w:val="32"/>
                  </w:rPr>
                </m:ctrlPr>
              </m:sSubPr>
              <m:e>
                <m:r>
                  <w:rPr>
                    <w:rFonts w:ascii="Cambria Math" w:eastAsia="楷体" w:hAnsi="Cambria Math"/>
                    <w:sz w:val="28"/>
                    <w:szCs w:val="32"/>
                  </w:rPr>
                  <m:t>t</m:t>
                </m:r>
              </m:e>
              <m:sub>
                <m:r>
                  <w:rPr>
                    <w:rFonts w:ascii="Cambria Math" w:eastAsia="楷体" w:hAnsi="Cambria Math"/>
                    <w:sz w:val="28"/>
                    <w:szCs w:val="32"/>
                  </w:rPr>
                  <m:t>off</m:t>
                </m:r>
              </m:sub>
            </m:sSub>
            <m:r>
              <m:rPr>
                <m:lit/>
              </m:rPr>
              <w:rPr>
                <w:rFonts w:ascii="Cambria Math" w:eastAsia="楷体" w:hAnsi="Cambria Math"/>
                <w:sz w:val="28"/>
                <w:szCs w:val="32"/>
              </w:rPr>
              <m:t>/</m:t>
            </m:r>
            <m:r>
              <w:rPr>
                <w:rFonts w:ascii="Cambria Math" w:eastAsia="楷体" w:hAnsi="Cambria Math"/>
                <w:sz w:val="28"/>
                <w:szCs w:val="32"/>
              </w:rPr>
              <m:t>2</m:t>
            </m:r>
          </m:sup>
          <m:e>
            <m:r>
              <m:rPr>
                <m:sty m:val="p"/>
              </m:rPr>
              <w:rPr>
                <w:rFonts w:ascii="Cambria Math" w:eastAsia="楷体" w:hAnsi="Cambria Math" w:hint="eastAsia"/>
                <w:sz w:val="28"/>
                <w:szCs w:val="32"/>
              </w:rPr>
              <m:t>Δ</m:t>
            </m:r>
            <m:sSub>
              <m:sSubPr>
                <m:ctrlPr>
                  <w:rPr>
                    <w:rFonts w:ascii="Cambria Math" w:eastAsia="楷体" w:hAnsi="Cambria Math"/>
                    <w:i/>
                    <w:sz w:val="28"/>
                    <w:szCs w:val="32"/>
                  </w:rPr>
                </m:ctrlPr>
              </m:sSubPr>
              <m:e>
                <m:r>
                  <w:rPr>
                    <w:rFonts w:ascii="Cambria Math" w:eastAsia="楷体" w:hAnsi="Cambria Math"/>
                    <w:sz w:val="28"/>
                    <w:szCs w:val="32"/>
                  </w:rPr>
                  <m:t>i</m:t>
                </m:r>
              </m:e>
              <m:sub>
                <m:r>
                  <w:rPr>
                    <w:rFonts w:ascii="Cambria Math" w:eastAsia="楷体" w:hAnsi="Cambria Math"/>
                    <w:sz w:val="28"/>
                    <w:szCs w:val="32"/>
                  </w:rPr>
                  <m:t>C</m:t>
                </m:r>
              </m:sub>
            </m:sSub>
            <m:r>
              <w:rPr>
                <w:rFonts w:ascii="Cambria Math" w:eastAsia="楷体" w:hAnsi="Cambria Math"/>
                <w:sz w:val="28"/>
                <w:szCs w:val="32"/>
              </w:rPr>
              <m:t>dt=</m:t>
            </m:r>
            <m:f>
              <m:fPr>
                <m:ctrlPr>
                  <w:rPr>
                    <w:rFonts w:ascii="Cambria Math" w:eastAsia="楷体" w:hAnsi="Cambria Math"/>
                    <w:sz w:val="28"/>
                    <w:szCs w:val="32"/>
                  </w:rPr>
                </m:ctrlPr>
              </m:fPr>
              <m:num>
                <m:sSub>
                  <m:sSubPr>
                    <m:ctrlPr>
                      <w:rPr>
                        <w:rFonts w:ascii="Cambria Math" w:eastAsia="楷体" w:hAnsi="Cambria Math"/>
                        <w:i/>
                        <w:sz w:val="28"/>
                        <w:szCs w:val="32"/>
                      </w:rPr>
                    </m:ctrlPr>
                  </m:sSubPr>
                  <m:e>
                    <m:r>
                      <w:rPr>
                        <w:rFonts w:ascii="Cambria Math" w:eastAsia="楷体" w:hAnsi="Cambria Math"/>
                        <w:sz w:val="28"/>
                        <w:szCs w:val="32"/>
                      </w:rPr>
                      <m:t>V</m:t>
                    </m:r>
                  </m:e>
                  <m:sub>
                    <m:r>
                      <w:rPr>
                        <w:rFonts w:ascii="Cambria Math" w:eastAsia="楷体" w:hAnsi="Cambria Math"/>
                        <w:sz w:val="28"/>
                        <w:szCs w:val="32"/>
                      </w:rPr>
                      <m:t>o</m:t>
                    </m:r>
                  </m:sub>
                </m:sSub>
                <m:d>
                  <m:dPr>
                    <m:ctrlPr>
                      <w:rPr>
                        <w:rFonts w:ascii="Cambria Math" w:eastAsia="楷体" w:hAnsi="Cambria Math"/>
                        <w:i/>
                        <w:sz w:val="28"/>
                        <w:szCs w:val="32"/>
                      </w:rPr>
                    </m:ctrlPr>
                  </m:dPr>
                  <m:e>
                    <m:r>
                      <w:rPr>
                        <w:rFonts w:ascii="Cambria Math" w:eastAsia="楷体" w:hAnsi="Cambria Math"/>
                        <w:sz w:val="28"/>
                        <w:szCs w:val="32"/>
                      </w:rPr>
                      <m:t>1-</m:t>
                    </m:r>
                    <m:sSub>
                      <m:sSubPr>
                        <m:ctrlPr>
                          <w:rPr>
                            <w:rFonts w:ascii="Cambria Math" w:eastAsia="楷体" w:hAnsi="Cambria Math"/>
                            <w:i/>
                            <w:sz w:val="28"/>
                            <w:szCs w:val="32"/>
                          </w:rPr>
                        </m:ctrlPr>
                      </m:sSubPr>
                      <m:e>
                        <m:r>
                          <w:rPr>
                            <w:rFonts w:ascii="Cambria Math" w:eastAsia="楷体" w:hAnsi="Cambria Math"/>
                            <w:sz w:val="28"/>
                            <w:szCs w:val="32"/>
                          </w:rPr>
                          <m:t>V</m:t>
                        </m:r>
                      </m:e>
                      <m:sub>
                        <m:r>
                          <w:rPr>
                            <w:rFonts w:ascii="Cambria Math" w:eastAsia="楷体" w:hAnsi="Cambria Math"/>
                            <w:sz w:val="28"/>
                            <w:szCs w:val="32"/>
                          </w:rPr>
                          <m:t>o</m:t>
                        </m:r>
                      </m:sub>
                    </m:sSub>
                    <m:r>
                      <m:rPr>
                        <m:lit/>
                      </m:rPr>
                      <w:rPr>
                        <w:rFonts w:ascii="Cambria Math" w:eastAsia="楷体" w:hAnsi="Cambria Math"/>
                        <w:sz w:val="28"/>
                        <w:szCs w:val="32"/>
                      </w:rPr>
                      <m:t>/</m:t>
                    </m:r>
                    <m:sSub>
                      <m:sSubPr>
                        <m:ctrlPr>
                          <w:rPr>
                            <w:rFonts w:ascii="Cambria Math" w:eastAsia="楷体" w:hAnsi="Cambria Math"/>
                            <w:i/>
                            <w:sz w:val="28"/>
                            <w:szCs w:val="32"/>
                          </w:rPr>
                        </m:ctrlPr>
                      </m:sSubPr>
                      <m:e>
                        <m:r>
                          <w:rPr>
                            <w:rFonts w:ascii="Cambria Math" w:eastAsia="楷体" w:hAnsi="Cambria Math"/>
                            <w:sz w:val="28"/>
                            <w:szCs w:val="32"/>
                          </w:rPr>
                          <m:t>V</m:t>
                        </m:r>
                      </m:e>
                      <m:sub>
                        <m:r>
                          <w:rPr>
                            <w:rFonts w:ascii="Cambria Math" w:eastAsia="楷体" w:hAnsi="Cambria Math"/>
                            <w:sz w:val="28"/>
                            <w:szCs w:val="32"/>
                          </w:rPr>
                          <m:t>in</m:t>
                        </m:r>
                      </m:sub>
                    </m:sSub>
                  </m:e>
                </m:d>
                <m:ctrlPr>
                  <w:rPr>
                    <w:rFonts w:ascii="Cambria Math" w:eastAsia="楷体" w:hAnsi="Cambria Math"/>
                    <w:i/>
                    <w:sz w:val="28"/>
                    <w:szCs w:val="32"/>
                  </w:rPr>
                </m:ctrlPr>
              </m:num>
              <m:den>
                <m:r>
                  <w:rPr>
                    <w:rFonts w:ascii="Cambria Math" w:eastAsia="楷体" w:hAnsi="Cambria Math"/>
                    <w:sz w:val="28"/>
                    <w:szCs w:val="32"/>
                  </w:rPr>
                  <m:t>8</m:t>
                </m:r>
                <m:sSup>
                  <m:sSupPr>
                    <m:ctrlPr>
                      <w:rPr>
                        <w:rFonts w:ascii="Cambria Math" w:eastAsia="楷体" w:hAnsi="Cambria Math"/>
                        <w:i/>
                        <w:sz w:val="28"/>
                        <w:szCs w:val="32"/>
                      </w:rPr>
                    </m:ctrlPr>
                  </m:sSupPr>
                  <m:e>
                    <m:r>
                      <w:rPr>
                        <w:rFonts w:ascii="Cambria Math" w:eastAsia="楷体" w:hAnsi="Cambria Math"/>
                        <w:sz w:val="28"/>
                        <w:szCs w:val="32"/>
                      </w:rPr>
                      <m:t>f</m:t>
                    </m:r>
                  </m:e>
                  <m:sup>
                    <m:r>
                      <w:rPr>
                        <w:rFonts w:ascii="Cambria Math" w:eastAsia="楷体" w:hAnsi="Cambria Math"/>
                        <w:sz w:val="28"/>
                        <w:szCs w:val="32"/>
                      </w:rPr>
                      <m:t>2</m:t>
                    </m:r>
                  </m:sup>
                </m:sSup>
                <m:r>
                  <w:rPr>
                    <w:rFonts w:ascii="Cambria Math" w:eastAsia="楷体" w:hAnsi="Cambria Math"/>
                    <w:sz w:val="28"/>
                    <w:szCs w:val="32"/>
                  </w:rPr>
                  <m:t>CL</m:t>
                </m:r>
                <m:ctrlPr>
                  <w:rPr>
                    <w:rFonts w:ascii="Cambria Math" w:eastAsia="楷体" w:hAnsi="Cambria Math"/>
                    <w:i/>
                    <w:sz w:val="28"/>
                    <w:szCs w:val="32"/>
                  </w:rPr>
                </m:ctrlPr>
              </m:den>
            </m:f>
          </m:e>
        </m:nary>
      </m:oMath>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r>
      <w:r w:rsidRPr="00FD0D54">
        <w:rPr>
          <w:rFonts w:ascii="Times New Roman" w:eastAsia="楷体" w:hAnsi="Times New Roman" w:cs="Times New Roman"/>
          <w:sz w:val="24"/>
          <w:szCs w:val="28"/>
        </w:rPr>
        <w:tab/>
        <w:t xml:space="preserve"> </w:t>
      </w:r>
      <w:r w:rsidRPr="00FD0D54">
        <w:rPr>
          <w:rFonts w:ascii="Times New Roman" w:eastAsia="楷体" w:hAnsi="Times New Roman" w:cs="Times New Roman" w:hint="eastAsia"/>
        </w:rPr>
        <w:t>(</w:t>
      </w:r>
      <w:r w:rsidR="00C80956">
        <w:rPr>
          <w:rFonts w:ascii="Times New Roman" w:eastAsia="楷体" w:hAnsi="Times New Roman" w:cs="Times New Roman" w:hint="eastAsia"/>
          <w:iCs/>
        </w:rPr>
        <w:t>2-2-</w:t>
      </w:r>
      <w:r w:rsidRPr="00FD0D54">
        <w:rPr>
          <w:rFonts w:ascii="Times New Roman" w:eastAsia="楷体" w:hAnsi="Times New Roman" w:cs="Times New Roman"/>
        </w:rPr>
        <w:t>13)</w:t>
      </w:r>
    </w:p>
    <w:p w14:paraId="2F28DA71" w14:textId="40B5B1AC" w:rsidR="004C63F4" w:rsidRPr="00FD0D54" w:rsidRDefault="004C63F4" w:rsidP="004C63F4">
      <w:pPr>
        <w:spacing w:line="360" w:lineRule="auto"/>
        <w:ind w:firstLineChars="200" w:firstLine="420"/>
        <w:rPr>
          <w:rFonts w:ascii="Times New Roman" w:eastAsia="楷体" w:hAnsi="Times New Roman" w:cs="Times New Roman"/>
        </w:rPr>
      </w:pPr>
      <w:r w:rsidRPr="00FD0D54">
        <w:rPr>
          <w:rFonts w:ascii="Times New Roman" w:eastAsia="楷体" w:hAnsi="Times New Roman" w:hint="eastAsia"/>
        </w:rPr>
        <w:t>输出电容的纹波即为</w:t>
      </w:r>
      <w:r w:rsidRPr="00FD0D54">
        <w:rPr>
          <w:rFonts w:ascii="Times New Roman" w:eastAsia="楷体" w:hAnsi="Times New Roman" w:cs="Times New Roman" w:hint="eastAsia"/>
        </w:rPr>
        <w:t>B</w:t>
      </w:r>
      <w:r w:rsidR="00C80956">
        <w:rPr>
          <w:rFonts w:ascii="Times New Roman" w:eastAsia="楷体" w:hAnsi="Times New Roman" w:cs="Times New Roman" w:hint="eastAsia"/>
        </w:rPr>
        <w:t>uck</w:t>
      </w:r>
      <w:r w:rsidRPr="00FD0D54">
        <w:rPr>
          <w:rFonts w:ascii="Times New Roman" w:eastAsia="楷体" w:hAnsi="Times New Roman" w:cs="Times New Roman" w:hint="eastAsia"/>
        </w:rPr>
        <w:t>模块输出电压纹波，即</w:t>
      </w:r>
      <m:oMath>
        <m:r>
          <m:rPr>
            <m:sty m:val="p"/>
          </m:rPr>
          <w:rPr>
            <w:rFonts w:ascii="Cambria Math" w:eastAsia="楷体" w:hAnsi="Cambria Math" w:cs="Times New Roman" w:hint="eastAsia"/>
          </w:rPr>
          <m:t>Δ</m:t>
        </m:r>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o</m:t>
            </m:r>
          </m:sub>
        </m:sSub>
        <m:r>
          <w:rPr>
            <w:rFonts w:ascii="Cambria Math" w:eastAsia="楷体" w:hAnsi="Cambria Math" w:cs="Times New Roman"/>
          </w:rPr>
          <m:t>=</m:t>
        </m:r>
        <m:r>
          <m:rPr>
            <m:sty m:val="p"/>
          </m:rPr>
          <w:rPr>
            <w:rFonts w:ascii="Cambria Math" w:eastAsia="楷体" w:hAnsi="Cambria Math" w:cs="Times New Roman" w:hint="eastAsia"/>
          </w:rPr>
          <m:t>Δ</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C</m:t>
            </m:r>
          </m:sub>
        </m:sSub>
      </m:oMath>
      <w:r w:rsidRPr="00FD0D54">
        <w:rPr>
          <w:rFonts w:ascii="Times New Roman" w:eastAsia="楷体" w:hAnsi="Times New Roman" w:cs="Times New Roman" w:hint="eastAsia"/>
        </w:rPr>
        <w:t>根据输出电压纹波要求即可求得输出电容</w:t>
      </w:r>
      <w:r w:rsidRPr="00FD0D54">
        <w:rPr>
          <w:rFonts w:ascii="Times New Roman" w:eastAsia="楷体" w:hAnsi="Times New Roman" w:cs="Times New Roman" w:hint="eastAsia"/>
        </w:rPr>
        <w:t>C</w:t>
      </w:r>
      <w:r w:rsidRPr="00C80956">
        <w:rPr>
          <w:rFonts w:ascii="Times New Roman" w:eastAsia="楷体" w:hAnsi="Times New Roman" w:cs="Times New Roman"/>
          <w:vertAlign w:val="subscript"/>
        </w:rPr>
        <w:t>1</w:t>
      </w:r>
      <w:r w:rsidRPr="00FD0D54">
        <w:rPr>
          <w:rFonts w:ascii="Times New Roman" w:eastAsia="楷体" w:hAnsi="Times New Roman" w:cs="Times New Roman" w:hint="eastAsia"/>
        </w:rPr>
        <w:t>的值：</w:t>
      </w:r>
    </w:p>
    <w:p w14:paraId="4D50E72F" w14:textId="4A674568" w:rsidR="004C63F4" w:rsidRPr="00FD0D54" w:rsidRDefault="004C63F4" w:rsidP="004C63F4">
      <w:pPr>
        <w:spacing w:line="360" w:lineRule="auto"/>
        <w:ind w:firstLineChars="200" w:firstLine="560"/>
        <w:jc w:val="right"/>
        <w:rPr>
          <w:rFonts w:ascii="Times New Roman" w:eastAsia="楷体" w:hAnsi="Times New Roman" w:cs="Times New Roman"/>
          <w:iCs/>
        </w:rPr>
      </w:pPr>
      <m:oMath>
        <m:r>
          <w:rPr>
            <w:rFonts w:ascii="Cambria Math" w:eastAsia="楷体" w:hAnsi="Cambria Math" w:cs="Times New Roman" w:hint="eastAsia"/>
            <w:sz w:val="28"/>
            <w:szCs w:val="32"/>
          </w:rPr>
          <m:t>C</m:t>
        </m:r>
        <m:r>
          <w:rPr>
            <w:rFonts w:ascii="Cambria Math" w:eastAsia="楷体" w:hAnsi="Cambria Math" w:cs="Times New Roman"/>
            <w:sz w:val="28"/>
            <w:szCs w:val="32"/>
          </w:rPr>
          <m:t>=</m:t>
        </m:r>
        <m:f>
          <m:fPr>
            <m:ctrlPr>
              <w:rPr>
                <w:rFonts w:ascii="Cambria Math" w:eastAsia="楷体" w:hAnsi="Cambria Math" w:cs="Times New Roman"/>
                <w:sz w:val="28"/>
                <w:szCs w:val="32"/>
              </w:rPr>
            </m:ctrlPr>
          </m:fPr>
          <m:num>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d>
              <m:dPr>
                <m:ctrlPr>
                  <w:rPr>
                    <w:rFonts w:ascii="Cambria Math" w:eastAsia="楷体" w:hAnsi="Cambria Math" w:cs="Times New Roman"/>
                    <w:i/>
                    <w:sz w:val="28"/>
                    <w:szCs w:val="32"/>
                  </w:rPr>
                </m:ctrlPr>
              </m:dPr>
              <m:e>
                <m:r>
                  <w:rPr>
                    <w:rFonts w:ascii="Cambria Math" w:eastAsia="楷体" w:hAnsi="Cambria Math" w:cs="Times New Roman"/>
                    <w:sz w:val="28"/>
                    <w:szCs w:val="32"/>
                  </w:rPr>
                  <m:t>1-</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r>
                  <m:rPr>
                    <m:lit/>
                  </m:rPr>
                  <w:rPr>
                    <w:rFonts w:ascii="Cambria Math" w:eastAsia="楷体" w:hAnsi="Cambria Math" w:cs="Times New Roman"/>
                    <w:sz w:val="28"/>
                    <w:szCs w:val="32"/>
                  </w:rPr>
                  <m:t>/</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in</m:t>
                    </m:r>
                  </m:sub>
                </m:sSub>
              </m:e>
            </m:d>
            <m:ctrlPr>
              <w:rPr>
                <w:rFonts w:ascii="Cambria Math" w:eastAsia="楷体" w:hAnsi="Cambria Math" w:cs="Times New Roman"/>
                <w:i/>
                <w:sz w:val="28"/>
                <w:szCs w:val="32"/>
              </w:rPr>
            </m:ctrlPr>
          </m:num>
          <m:den>
            <m:r>
              <w:rPr>
                <w:rFonts w:ascii="Cambria Math" w:eastAsia="楷体" w:hAnsi="Cambria Math" w:cs="Times New Roman"/>
                <w:sz w:val="28"/>
                <w:szCs w:val="32"/>
              </w:rPr>
              <m:t>8</m:t>
            </m:r>
            <m:sSup>
              <m:sSupPr>
                <m:ctrlPr>
                  <w:rPr>
                    <w:rFonts w:ascii="Cambria Math" w:eastAsia="楷体" w:hAnsi="Cambria Math" w:cs="Times New Roman"/>
                    <w:i/>
                    <w:sz w:val="28"/>
                    <w:szCs w:val="32"/>
                  </w:rPr>
                </m:ctrlPr>
              </m:sSupPr>
              <m:e>
                <m:r>
                  <w:rPr>
                    <w:rFonts w:ascii="Cambria Math" w:eastAsia="楷体" w:hAnsi="Cambria Math" w:cs="Times New Roman"/>
                    <w:sz w:val="28"/>
                    <w:szCs w:val="32"/>
                  </w:rPr>
                  <m:t>f</m:t>
                </m:r>
              </m:e>
              <m:sup>
                <m:r>
                  <w:rPr>
                    <w:rFonts w:ascii="Cambria Math" w:eastAsia="楷体" w:hAnsi="Cambria Math" w:cs="Times New Roman"/>
                    <w:sz w:val="28"/>
                    <w:szCs w:val="32"/>
                  </w:rPr>
                  <m:t>2</m:t>
                </m:r>
              </m:sup>
            </m:sSup>
            <m:r>
              <w:rPr>
                <w:rFonts w:ascii="Cambria Math" w:eastAsia="楷体" w:hAnsi="Cambria Math" w:cs="Times New Roman"/>
                <w:sz w:val="28"/>
                <w:szCs w:val="32"/>
              </w:rPr>
              <m:t>L</m:t>
            </m:r>
            <m:r>
              <m:rPr>
                <m:sty m:val="p"/>
              </m:rPr>
              <w:rPr>
                <w:rFonts w:ascii="Cambria Math" w:eastAsia="楷体" w:hAnsi="Cambria Math" w:cs="Times New Roman" w:hint="eastAsia"/>
                <w:sz w:val="28"/>
                <w:szCs w:val="32"/>
              </w:rPr>
              <m:t>Δ</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V</m:t>
                </m:r>
              </m:e>
              <m:sub>
                <m:r>
                  <w:rPr>
                    <w:rFonts w:ascii="Cambria Math" w:eastAsia="楷体" w:hAnsi="Cambria Math" w:cs="Times New Roman"/>
                    <w:sz w:val="28"/>
                    <w:szCs w:val="32"/>
                  </w:rPr>
                  <m:t>o</m:t>
                </m:r>
              </m:sub>
            </m:sSub>
            <m:ctrlPr>
              <w:rPr>
                <w:rFonts w:ascii="Cambria Math" w:eastAsia="楷体" w:hAnsi="Cambria Math" w:cs="Times New Roman"/>
                <w:i/>
                <w:sz w:val="28"/>
                <w:szCs w:val="32"/>
              </w:rPr>
            </m:ctrlPr>
          </m:den>
        </m:f>
      </m:oMath>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rPr>
        <w:tab/>
      </w:r>
      <w:r w:rsidRPr="00FD0D54">
        <w:rPr>
          <w:rFonts w:ascii="Times New Roman" w:eastAsia="楷体" w:hAnsi="Times New Roman" w:cs="Times New Roman" w:hint="eastAsia"/>
          <w:iCs/>
        </w:rPr>
        <w:t>(</w:t>
      </w:r>
      <w:r w:rsidR="00C80956">
        <w:rPr>
          <w:rFonts w:ascii="Times New Roman" w:eastAsia="楷体" w:hAnsi="Times New Roman" w:cs="Times New Roman" w:hint="eastAsia"/>
          <w:iCs/>
        </w:rPr>
        <w:t>2-2-</w:t>
      </w:r>
      <w:r w:rsidRPr="00FD0D54">
        <w:rPr>
          <w:rFonts w:ascii="Times New Roman" w:eastAsia="楷体" w:hAnsi="Times New Roman" w:cs="Times New Roman"/>
          <w:iCs/>
        </w:rPr>
        <w:t>14)</w:t>
      </w:r>
    </w:p>
    <w:p w14:paraId="33C1D084" w14:textId="77777777" w:rsidR="004C63F4" w:rsidRPr="00FD0D54" w:rsidRDefault="004C63F4" w:rsidP="004C63F4">
      <w:pPr>
        <w:widowControl/>
        <w:jc w:val="left"/>
        <w:rPr>
          <w:rFonts w:ascii="Times New Roman" w:eastAsia="楷体" w:hAnsi="Times New Roman" w:cs="Times New Roman"/>
          <w:iCs/>
        </w:rPr>
      </w:pPr>
    </w:p>
    <w:p w14:paraId="2D6914A6" w14:textId="0C0FFD34" w:rsidR="004C63F4" w:rsidRPr="00290C43" w:rsidRDefault="005D7438" w:rsidP="00CD1D41">
      <w:pPr>
        <w:pStyle w:val="a8"/>
        <w:numPr>
          <w:ilvl w:val="1"/>
          <w:numId w:val="12"/>
        </w:numPr>
        <w:spacing w:line="360" w:lineRule="auto"/>
        <w:ind w:firstLineChars="0"/>
        <w:outlineLvl w:val="3"/>
        <w:rPr>
          <w:rFonts w:ascii="Times New Roman" w:eastAsia="楷体" w:hAnsi="Times New Roman" w:cs="Times New Roman"/>
          <w:b/>
          <w:bCs/>
        </w:rPr>
      </w:pPr>
      <w:r>
        <w:rPr>
          <w:rFonts w:ascii="Times New Roman" w:eastAsia="楷体" w:hAnsi="Times New Roman" w:cs="Times New Roman" w:hint="eastAsia"/>
          <w:b/>
          <w:bCs/>
        </w:rPr>
        <w:t>交错</w:t>
      </w:r>
      <w:r w:rsidR="004C63F4" w:rsidRPr="00290C43">
        <w:rPr>
          <w:rFonts w:ascii="Times New Roman" w:eastAsia="楷体" w:hAnsi="Times New Roman" w:cs="Times New Roman" w:hint="eastAsia"/>
          <w:b/>
          <w:bCs/>
        </w:rPr>
        <w:t>B</w:t>
      </w:r>
      <w:r w:rsidR="004C63F4" w:rsidRPr="00290C43">
        <w:rPr>
          <w:rFonts w:ascii="Times New Roman" w:eastAsia="楷体" w:hAnsi="Times New Roman" w:cs="Times New Roman"/>
          <w:b/>
          <w:bCs/>
        </w:rPr>
        <w:t>uck</w:t>
      </w:r>
      <w:r w:rsidR="004C63F4" w:rsidRPr="00290C43">
        <w:rPr>
          <w:rFonts w:ascii="Times New Roman" w:eastAsia="楷体" w:hAnsi="Times New Roman" w:cs="Times New Roman" w:hint="eastAsia"/>
          <w:b/>
          <w:bCs/>
        </w:rPr>
        <w:t>变换器原理</w:t>
      </w:r>
    </w:p>
    <w:p w14:paraId="3349DCBA" w14:textId="75C4056D" w:rsidR="004C63F4" w:rsidRPr="00FD0D54" w:rsidRDefault="004C63F4" w:rsidP="004C63F4">
      <w:pPr>
        <w:spacing w:line="360" w:lineRule="auto"/>
        <w:ind w:firstLineChars="200" w:firstLine="420"/>
        <w:jc w:val="left"/>
        <w:rPr>
          <w:rFonts w:ascii="Times New Roman" w:eastAsia="楷体" w:hAnsi="Times New Roman" w:cs="Times New Roman"/>
          <w:iCs/>
        </w:rPr>
      </w:pPr>
      <w:r w:rsidRPr="00FD0D54">
        <w:rPr>
          <w:rFonts w:ascii="Times New Roman" w:eastAsia="楷体" w:hAnsi="Times New Roman" w:cs="Times New Roman" w:hint="eastAsia"/>
          <w:iCs/>
        </w:rPr>
        <w:t>相较于普通的单相</w:t>
      </w:r>
      <w:r w:rsidRPr="00FD0D54">
        <w:rPr>
          <w:rFonts w:ascii="Times New Roman" w:eastAsia="楷体" w:hAnsi="Times New Roman" w:cs="Times New Roman" w:hint="eastAsia"/>
          <w:iCs/>
        </w:rPr>
        <w:t>B</w:t>
      </w:r>
      <w:r>
        <w:rPr>
          <w:rFonts w:ascii="Times New Roman" w:eastAsia="楷体" w:hAnsi="Times New Roman" w:cs="Times New Roman" w:hint="eastAsia"/>
          <w:iCs/>
        </w:rPr>
        <w:t>uck</w:t>
      </w:r>
      <w:r w:rsidRPr="00FD0D54">
        <w:rPr>
          <w:rFonts w:ascii="Times New Roman" w:eastAsia="楷体" w:hAnsi="Times New Roman" w:cs="Times New Roman" w:hint="eastAsia"/>
          <w:iCs/>
        </w:rPr>
        <w:t>电路，双相交错</w:t>
      </w:r>
      <w:r w:rsidRPr="00FD0D54">
        <w:rPr>
          <w:rFonts w:ascii="Times New Roman" w:eastAsia="楷体" w:hAnsi="Times New Roman" w:cs="Times New Roman" w:hint="eastAsia"/>
          <w:iCs/>
        </w:rPr>
        <w:t>B</w:t>
      </w:r>
      <w:r>
        <w:rPr>
          <w:rFonts w:ascii="Times New Roman" w:eastAsia="楷体" w:hAnsi="Times New Roman" w:cs="Times New Roman"/>
          <w:iCs/>
        </w:rPr>
        <w:t>uck</w:t>
      </w:r>
      <w:r w:rsidRPr="00FD0D54">
        <w:rPr>
          <w:rFonts w:ascii="Times New Roman" w:eastAsia="楷体" w:hAnsi="Times New Roman" w:cs="Times New Roman" w:hint="eastAsia"/>
          <w:iCs/>
        </w:rPr>
        <w:t>多了一条完全相同的电感支路，其电路拓扑图</w:t>
      </w:r>
      <w:r w:rsidRPr="00FD0D54">
        <w:rPr>
          <w:rFonts w:ascii="Times New Roman" w:eastAsia="楷体" w:hAnsi="Times New Roman" w:cs="Times New Roman" w:hint="eastAsia"/>
          <w:iCs/>
        </w:rPr>
        <w:t>2.</w:t>
      </w:r>
      <w:r w:rsidR="003A3A76">
        <w:rPr>
          <w:rFonts w:ascii="Times New Roman" w:eastAsia="楷体" w:hAnsi="Times New Roman" w:cs="Times New Roman"/>
          <w:iCs/>
        </w:rPr>
        <w:t>8</w:t>
      </w:r>
      <w:r w:rsidRPr="00FD0D54">
        <w:rPr>
          <w:rFonts w:ascii="Times New Roman" w:eastAsia="楷体" w:hAnsi="Times New Roman" w:cs="Times New Roman" w:hint="eastAsia"/>
          <w:iCs/>
        </w:rPr>
        <w:t>所示；在同等输出条件下，交错并联电路能够实现两路分流，使各支路器件上</w:t>
      </w:r>
      <w:r w:rsidRPr="00FD0D54">
        <w:rPr>
          <w:rFonts w:ascii="Times New Roman" w:eastAsia="楷体" w:hAnsi="Times New Roman" w:cs="Times New Roman" w:hint="eastAsia"/>
          <w:iCs/>
        </w:rPr>
        <w:lastRenderedPageBreak/>
        <w:t>的电流应力减小一半，降低两路开关的开关</w:t>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关断损耗，以及电感、电容的容量</w:t>
      </w:r>
      <w:r w:rsidRPr="00FD0D54">
        <w:rPr>
          <w:rFonts w:ascii="Times New Roman" w:eastAsia="楷体" w:hAnsi="Times New Roman" w:cs="Times New Roman"/>
          <w:iCs/>
        </w:rPr>
        <w:fldChar w:fldCharType="begin"/>
      </w:r>
      <w:r w:rsidRPr="00FD0D54">
        <w:rPr>
          <w:rFonts w:ascii="Times New Roman" w:eastAsia="楷体" w:hAnsi="Times New Roman" w:cs="Times New Roman"/>
          <w:iCs/>
        </w:rPr>
        <w:instrText xml:space="preserve"> ADDIN ZOTERO_ITEM CSL_CITATION {"citationID":"vtgbSLfv","properties":{"formattedCitation":"\\super [3]\\nosupersub{}","plainCitation":"[3]","noteIndex":0},"citationItems":[{"id":22,"uris":["http://zotero.org/users/local/Afw23keV/items/QQJ8EUBN"],"itemDat</w:instrText>
      </w:r>
      <w:r w:rsidRPr="00FD0D54">
        <w:rPr>
          <w:rFonts w:ascii="Times New Roman" w:eastAsia="楷体" w:hAnsi="Times New Roman" w:cs="Times New Roman" w:hint="eastAsia"/>
          <w:iCs/>
        </w:rPr>
        <w:instrText>a":{"id":22,"type":"article-journal","abstract":"</w:instrText>
      </w:r>
      <w:r w:rsidRPr="00FD0D54">
        <w:rPr>
          <w:rFonts w:ascii="Times New Roman" w:eastAsia="楷体" w:hAnsi="Times New Roman" w:cs="Times New Roman" w:hint="eastAsia"/>
          <w:iCs/>
        </w:rPr>
        <w:instrText>目前双向</w:instrText>
      </w:r>
      <w:r w:rsidRPr="00FD0D54">
        <w:rPr>
          <w:rFonts w:ascii="Times New Roman" w:eastAsia="楷体" w:hAnsi="Times New Roman" w:cs="Times New Roman" w:hint="eastAsia"/>
          <w:iCs/>
        </w:rPr>
        <w:instrText>DC/DC</w:instrText>
      </w:r>
      <w:r w:rsidRPr="00FD0D54">
        <w:rPr>
          <w:rFonts w:ascii="Times New Roman" w:eastAsia="楷体" w:hAnsi="Times New Roman" w:cs="Times New Roman" w:hint="eastAsia"/>
          <w:iCs/>
        </w:rPr>
        <w:instrText>变换器是电力储能系统的重要组成部分，而其中</w:instrText>
      </w:r>
      <w:r w:rsidRPr="00FD0D54">
        <w:rPr>
          <w:rFonts w:ascii="Times New Roman" w:eastAsia="楷体" w:hAnsi="Times New Roman" w:cs="Times New Roman" w:hint="eastAsia"/>
          <w:iCs/>
        </w:rPr>
        <w:instrText>BUCK</w:instrText>
      </w:r>
      <w:r w:rsidRPr="00FD0D54">
        <w:rPr>
          <w:rFonts w:ascii="Times New Roman" w:eastAsia="楷体" w:hAnsi="Times New Roman" w:cs="Times New Roman" w:hint="eastAsia"/>
          <w:iCs/>
        </w:rPr>
        <w:instrText>电路是其最基本的拓扑之一，交错并联技术指的是并联运行的各通道的控制信号频率相同，并且相位互相错开的运行模式。因此文章分析了交错并联</w:instrText>
      </w:r>
      <w:r w:rsidRPr="00FD0D54">
        <w:rPr>
          <w:rFonts w:ascii="Times New Roman" w:eastAsia="楷体" w:hAnsi="Times New Roman" w:cs="Times New Roman" w:hint="eastAsia"/>
          <w:iCs/>
        </w:rPr>
        <w:instrText>BUCK</w:instrText>
      </w:r>
      <w:r w:rsidRPr="00FD0D54">
        <w:rPr>
          <w:rFonts w:ascii="Times New Roman" w:eastAsia="楷体" w:hAnsi="Times New Roman" w:cs="Times New Roman" w:hint="eastAsia"/>
          <w:iCs/>
        </w:rPr>
        <w:instrText>变换器的工作过程，并且通过</w:instrText>
      </w:r>
      <w:r w:rsidRPr="00FD0D54">
        <w:rPr>
          <w:rFonts w:ascii="Times New Roman" w:eastAsia="楷体" w:hAnsi="Times New Roman" w:cs="Times New Roman" w:hint="eastAsia"/>
          <w:iCs/>
        </w:rPr>
        <w:instrText>PSIM</w:instrText>
      </w:r>
      <w:r w:rsidRPr="00FD0D54">
        <w:rPr>
          <w:rFonts w:ascii="Times New Roman" w:eastAsia="楷体" w:hAnsi="Times New Roman" w:cs="Times New Roman" w:hint="eastAsia"/>
          <w:iCs/>
        </w:rPr>
        <w:instrText>仿真对每相交错并联</w:instrText>
      </w:r>
      <w:r w:rsidRPr="00FD0D54">
        <w:rPr>
          <w:rFonts w:ascii="Times New Roman" w:eastAsia="楷体" w:hAnsi="Times New Roman" w:cs="Times New Roman" w:hint="eastAsia"/>
          <w:iCs/>
        </w:rPr>
        <w:instrText>BUCK</w:instrText>
      </w:r>
      <w:r w:rsidRPr="00FD0D54">
        <w:rPr>
          <w:rFonts w:ascii="Times New Roman" w:eastAsia="楷体" w:hAnsi="Times New Roman" w:cs="Times New Roman" w:hint="eastAsia"/>
          <w:iCs/>
        </w:rPr>
        <w:instrText>变换器进行了验证，结果表明，交错并联技术能减小输出电流纹波，并且有相数越多，越能降低纹波的效果，提高了变换器的效率。</w:instrText>
      </w:r>
      <w:r w:rsidRPr="00FD0D54">
        <w:rPr>
          <w:rFonts w:ascii="Times New Roman" w:eastAsia="楷体" w:hAnsi="Times New Roman" w:cs="Times New Roman" w:hint="eastAsia"/>
          <w:iCs/>
        </w:rPr>
        <w:instrText>","container-title":"</w:instrText>
      </w:r>
      <w:r w:rsidRPr="00FD0D54">
        <w:rPr>
          <w:rFonts w:ascii="Times New Roman" w:eastAsia="楷体" w:hAnsi="Times New Roman" w:cs="Times New Roman" w:hint="eastAsia"/>
          <w:iCs/>
        </w:rPr>
        <w:instrText>现代信息科技</w:instrText>
      </w:r>
      <w:r w:rsidRPr="00FD0D54">
        <w:rPr>
          <w:rFonts w:ascii="Times New Roman" w:eastAsia="楷体" w:hAnsi="Times New Roman" w:cs="Times New Roman" w:hint="eastAsia"/>
          <w:iCs/>
        </w:rPr>
        <w:instrText>","DOI":"10.19850/j.cnki.2096-4706.2022.011.017","ISSN":"2096-4706","issue":"11","language":"</w:instrText>
      </w:r>
      <w:r w:rsidRPr="00FD0D54">
        <w:rPr>
          <w:rFonts w:ascii="Times New Roman" w:eastAsia="楷体" w:hAnsi="Times New Roman" w:cs="Times New Roman" w:hint="eastAsia"/>
          <w:iCs/>
        </w:rPr>
        <w:instrText>中文</w:instrText>
      </w:r>
      <w:r w:rsidRPr="00FD0D54">
        <w:rPr>
          <w:rFonts w:ascii="Times New Roman" w:eastAsia="楷体" w:hAnsi="Times New Roman" w:cs="Times New Roman" w:hint="eastAsia"/>
          <w:iCs/>
        </w:rPr>
        <w:instrText>;","page":"66-68+72","source":"CNKI","title":"</w:instrText>
      </w:r>
      <w:r w:rsidRPr="00FD0D54">
        <w:rPr>
          <w:rFonts w:ascii="Times New Roman" w:eastAsia="楷体" w:hAnsi="Times New Roman" w:cs="Times New Roman" w:hint="eastAsia"/>
          <w:iCs/>
        </w:rPr>
        <w:instrText>交错并联</w:instrText>
      </w:r>
      <w:r w:rsidRPr="00FD0D54">
        <w:rPr>
          <w:rFonts w:ascii="Times New Roman" w:eastAsia="楷体" w:hAnsi="Times New Roman" w:cs="Times New Roman" w:hint="eastAsia"/>
          <w:iCs/>
        </w:rPr>
        <w:instrText>BUCK</w:instrText>
      </w:r>
      <w:r w:rsidRPr="00FD0D54">
        <w:rPr>
          <w:rFonts w:ascii="Times New Roman" w:eastAsia="楷体" w:hAnsi="Times New Roman" w:cs="Times New Roman" w:hint="eastAsia"/>
          <w:iCs/>
        </w:rPr>
        <w:instrText>变换器的仿真研究</w:instrText>
      </w:r>
      <w:r w:rsidRPr="00FD0D54">
        <w:rPr>
          <w:rFonts w:ascii="Times New Roman" w:eastAsia="楷体" w:hAnsi="Times New Roman" w:cs="Times New Roman" w:hint="eastAsia"/>
          <w:iCs/>
        </w:rPr>
        <w:instrText>","volume":"6","author":[{"family":"</w:instrText>
      </w:r>
      <w:r w:rsidRPr="00FD0D54">
        <w:rPr>
          <w:rFonts w:ascii="Times New Roman" w:eastAsia="楷体" w:hAnsi="Times New Roman" w:cs="Times New Roman" w:hint="eastAsia"/>
          <w:iCs/>
        </w:rPr>
        <w:instrText>李</w:instrText>
      </w:r>
      <w:r w:rsidRPr="00FD0D54">
        <w:rPr>
          <w:rFonts w:ascii="Times New Roman" w:eastAsia="楷体" w:hAnsi="Times New Roman" w:cs="Times New Roman" w:hint="eastAsia"/>
          <w:iCs/>
        </w:rPr>
        <w:instrText>","given":"</w:instrText>
      </w:r>
      <w:r w:rsidRPr="00FD0D54">
        <w:rPr>
          <w:rFonts w:ascii="Times New Roman" w:eastAsia="楷体" w:hAnsi="Times New Roman" w:cs="Times New Roman" w:hint="eastAsia"/>
          <w:iCs/>
        </w:rPr>
        <w:instrText>娜</w:instrText>
      </w:r>
      <w:r w:rsidRPr="00FD0D54">
        <w:rPr>
          <w:rFonts w:ascii="Times New Roman" w:eastAsia="楷体" w:hAnsi="Times New Roman" w:cs="Times New Roman" w:hint="eastAsia"/>
          <w:iCs/>
        </w:rPr>
        <w:instrText>"}],"issued":{"date-parts":[["2022"]]</w:instrText>
      </w:r>
      <w:r w:rsidRPr="00FD0D54">
        <w:rPr>
          <w:rFonts w:ascii="Times New Roman" w:eastAsia="楷体" w:hAnsi="Times New Roman" w:cs="Times New Roman"/>
          <w:iCs/>
        </w:rPr>
        <w:instrText xml:space="preserve">}}}],"schema":"https://github.com/citation-style-language/schema/raw/master/csl-citation.json"} </w:instrText>
      </w:r>
      <w:r w:rsidRPr="00FD0D54">
        <w:rPr>
          <w:rFonts w:ascii="Times New Roman" w:eastAsia="楷体" w:hAnsi="Times New Roman" w:cs="Times New Roman"/>
          <w:iCs/>
        </w:rPr>
        <w:fldChar w:fldCharType="separate"/>
      </w:r>
      <w:r w:rsidRPr="00FD0D54">
        <w:rPr>
          <w:rFonts w:ascii="Times New Roman" w:eastAsia="楷体" w:hAnsi="Times New Roman" w:cs="Times New Roman"/>
          <w:kern w:val="0"/>
          <w:szCs w:val="24"/>
          <w:vertAlign w:val="superscript"/>
        </w:rPr>
        <w:t>[3]</w:t>
      </w:r>
      <w:r w:rsidRPr="00FD0D54">
        <w:rPr>
          <w:rFonts w:ascii="Times New Roman" w:eastAsia="楷体" w:hAnsi="Times New Roman" w:cs="Times New Roman"/>
          <w:iCs/>
        </w:rPr>
        <w:fldChar w:fldCharType="end"/>
      </w:r>
      <w:r w:rsidRPr="00FD0D54">
        <w:rPr>
          <w:rFonts w:ascii="Times New Roman" w:eastAsia="楷体" w:hAnsi="Times New Roman" w:cs="Times New Roman" w:hint="eastAsia"/>
          <w:iCs/>
        </w:rPr>
        <w:t>。：</w:t>
      </w:r>
    </w:p>
    <w:p w14:paraId="33A59CCB" w14:textId="273C8E16" w:rsidR="004C63F4" w:rsidRPr="00FD0D54" w:rsidRDefault="0053017C" w:rsidP="004C63F4">
      <w:pPr>
        <w:spacing w:line="360" w:lineRule="auto"/>
        <w:ind w:firstLineChars="200" w:firstLine="420"/>
        <w:jc w:val="center"/>
        <w:rPr>
          <w:rFonts w:ascii="Times New Roman" w:eastAsia="楷体" w:hAnsi="Times New Roman" w:cs="Times New Roman"/>
          <w:iCs/>
        </w:rPr>
      </w:pPr>
      <w:r>
        <w:rPr>
          <w:rFonts w:ascii="Times New Roman" w:eastAsia="楷体" w:hAnsi="Times New Roman" w:cs="Times New Roman"/>
          <w:iCs/>
        </w:rPr>
        <w:object w:dxaOrig="8461" w:dyaOrig="4729" w14:anchorId="7A438958">
          <v:shape id="_x0000_i1026" type="#_x0000_t75" style="width:4in;height:161.2pt" o:ole="">
            <v:imagedata r:id="rId17" o:title=""/>
          </v:shape>
          <o:OLEObject Type="Embed" ProgID="Visio.Drawing.15" ShapeID="_x0000_i1026" DrawAspect="Content" ObjectID="_1732644250" r:id="rId18"/>
        </w:object>
      </w:r>
    </w:p>
    <w:p w14:paraId="737CEDB0" w14:textId="77777777" w:rsidR="004C63F4" w:rsidRPr="00FD0D54" w:rsidRDefault="004C63F4" w:rsidP="004C63F4">
      <w:pPr>
        <w:spacing w:line="360" w:lineRule="auto"/>
        <w:ind w:firstLineChars="200" w:firstLine="420"/>
        <w:jc w:val="center"/>
        <w:rPr>
          <w:rFonts w:ascii="Times New Roman" w:eastAsia="楷体" w:hAnsi="Times New Roman" w:cs="Times New Roman"/>
          <w:iCs/>
        </w:rPr>
      </w:pPr>
      <w:r w:rsidRPr="00FD0D54">
        <w:rPr>
          <w:rFonts w:ascii="Times New Roman" w:eastAsia="楷体" w:hAnsi="Times New Roman" w:cs="Times New Roman" w:hint="eastAsia"/>
          <w:iCs/>
        </w:rPr>
        <w:t>图</w:t>
      </w:r>
      <w:r w:rsidRPr="00FD0D54">
        <w:rPr>
          <w:rFonts w:ascii="Times New Roman" w:eastAsia="楷体" w:hAnsi="Times New Roman" w:cs="Times New Roman" w:hint="eastAsia"/>
          <w:iCs/>
        </w:rPr>
        <w:t>2.8</w:t>
      </w:r>
      <w:r w:rsidRPr="00FD0D54">
        <w:rPr>
          <w:rFonts w:ascii="Times New Roman" w:eastAsia="楷体" w:hAnsi="Times New Roman" w:cs="Times New Roman"/>
          <w:iCs/>
        </w:rPr>
        <w:t xml:space="preserve"> </w:t>
      </w:r>
      <w:r w:rsidRPr="00FD0D54">
        <w:rPr>
          <w:rFonts w:ascii="Times New Roman" w:eastAsia="楷体" w:hAnsi="Times New Roman" w:cs="Times New Roman" w:hint="eastAsia"/>
          <w:iCs/>
        </w:rPr>
        <w:t>交错</w:t>
      </w:r>
      <w:r w:rsidRPr="00FD0D54">
        <w:rPr>
          <w:rFonts w:ascii="Times New Roman" w:eastAsia="楷体" w:hAnsi="Times New Roman" w:cs="Times New Roman" w:hint="eastAsia"/>
          <w:iCs/>
        </w:rPr>
        <w:t>B</w:t>
      </w:r>
      <w:r>
        <w:rPr>
          <w:rFonts w:ascii="Times New Roman" w:eastAsia="楷体" w:hAnsi="Times New Roman" w:cs="Times New Roman"/>
          <w:iCs/>
        </w:rPr>
        <w:t>uck</w:t>
      </w:r>
      <w:r w:rsidRPr="00FD0D54">
        <w:rPr>
          <w:rFonts w:ascii="Times New Roman" w:eastAsia="楷体" w:hAnsi="Times New Roman" w:cs="Times New Roman" w:hint="eastAsia"/>
          <w:iCs/>
        </w:rPr>
        <w:t>变换器拓扑</w:t>
      </w:r>
    </w:p>
    <w:p w14:paraId="0BE64A6B" w14:textId="77777777" w:rsidR="008A52EE" w:rsidRDefault="004C63F4" w:rsidP="008A52EE">
      <w:pPr>
        <w:spacing w:line="360" w:lineRule="auto"/>
        <w:ind w:firstLineChars="200" w:firstLine="420"/>
        <w:jc w:val="left"/>
        <w:rPr>
          <w:rFonts w:ascii="Times New Roman" w:eastAsia="楷体" w:hAnsi="Times New Roman" w:cs="Times New Roman"/>
          <w:iCs/>
        </w:rPr>
      </w:pPr>
      <w:r w:rsidRPr="00FD0D54">
        <w:rPr>
          <w:rFonts w:ascii="Times New Roman" w:eastAsia="楷体" w:hAnsi="Times New Roman" w:cs="Times New Roman" w:hint="eastAsia"/>
          <w:iCs/>
        </w:rPr>
        <w:t>双通道</w:t>
      </w:r>
      <w:r w:rsidRPr="00FD0D54">
        <w:rPr>
          <w:rFonts w:ascii="Times New Roman" w:eastAsia="楷体" w:hAnsi="Times New Roman" w:cs="Times New Roman" w:hint="eastAsia"/>
          <w:iCs/>
        </w:rPr>
        <w:t>B</w:t>
      </w:r>
      <w:r>
        <w:rPr>
          <w:rFonts w:ascii="Times New Roman" w:eastAsia="楷体" w:hAnsi="Times New Roman" w:cs="Times New Roman"/>
          <w:iCs/>
        </w:rPr>
        <w:t>uck</w:t>
      </w:r>
      <w:r w:rsidRPr="00FD0D54">
        <w:rPr>
          <w:rFonts w:ascii="Times New Roman" w:eastAsia="楷体" w:hAnsi="Times New Roman" w:cs="Times New Roman" w:hint="eastAsia"/>
          <w:iCs/>
        </w:rPr>
        <w:t>各通道开关器件的触发导通模式有三种</w:t>
      </w:r>
      <w:r w:rsidRPr="00FD0D54">
        <w:rPr>
          <w:rFonts w:ascii="Times New Roman" w:eastAsia="楷体" w:hAnsi="Times New Roman" w:cs="Times New Roman"/>
          <w:iCs/>
        </w:rPr>
        <w:fldChar w:fldCharType="begin"/>
      </w:r>
      <w:r w:rsidRPr="00FD0D54">
        <w:rPr>
          <w:rFonts w:ascii="Times New Roman" w:eastAsia="楷体" w:hAnsi="Times New Roman" w:cs="Times New Roman"/>
          <w:iCs/>
        </w:rPr>
        <w:instrText xml:space="preserve"> ADDIN ZOTERO_ITEM CSL_CITATION {"citationID":"fFPyqlIr","properties":{"formattedCitation":"\\super [4]\\nosupersub{}","plainCitation":"[4]","noteIndex":0},"citationItems":[{"id":33,"uris":["http://zotero.org/users/local/Afw23keV/items/52BCTREE"],"itemDat</w:instrText>
      </w:r>
      <w:r w:rsidRPr="00FD0D54">
        <w:rPr>
          <w:rFonts w:ascii="Times New Roman" w:eastAsia="楷体" w:hAnsi="Times New Roman" w:cs="Times New Roman" w:hint="eastAsia"/>
          <w:iCs/>
        </w:rPr>
        <w:instrText>a":{"id":33,"type":"document","title":"</w:instrText>
      </w:r>
      <w:r w:rsidRPr="00FD0D54">
        <w:rPr>
          <w:rFonts w:ascii="Times New Roman" w:eastAsia="楷体" w:hAnsi="Times New Roman" w:cs="Times New Roman" w:hint="eastAsia"/>
          <w:iCs/>
        </w:rPr>
        <w:instrText>交错并联</w:instrText>
      </w:r>
      <w:r w:rsidRPr="00FD0D54">
        <w:rPr>
          <w:rFonts w:ascii="Times New Roman" w:eastAsia="楷体" w:hAnsi="Times New Roman" w:cs="Times New Roman" w:hint="eastAsia"/>
          <w:iCs/>
        </w:rPr>
        <w:instrText>Buck</w:instrText>
      </w:r>
      <w:r w:rsidRPr="00FD0D54">
        <w:rPr>
          <w:rFonts w:ascii="Times New Roman" w:eastAsia="楷体" w:hAnsi="Times New Roman" w:cs="Times New Roman" w:hint="eastAsia"/>
          <w:iCs/>
        </w:rPr>
        <w:instrText>变换器设计及仿真分析</w:instrText>
      </w:r>
      <w:r w:rsidRPr="00FD0D54">
        <w:rPr>
          <w:rFonts w:ascii="Times New Roman" w:eastAsia="楷体" w:hAnsi="Times New Roman" w:cs="Times New Roman" w:hint="eastAsia"/>
          <w:iCs/>
        </w:rPr>
        <w:instrText>_</w:instrText>
      </w:r>
      <w:r w:rsidRPr="00FD0D54">
        <w:rPr>
          <w:rFonts w:ascii="Times New Roman" w:eastAsia="楷体" w:hAnsi="Times New Roman" w:cs="Times New Roman" w:hint="eastAsia"/>
          <w:iCs/>
        </w:rPr>
        <w:instrText>李冬</w:instrText>
      </w:r>
      <w:r w:rsidRPr="00FD0D54">
        <w:rPr>
          <w:rFonts w:ascii="Times New Roman" w:eastAsia="楷体" w:hAnsi="Times New Roman" w:cs="Times New Roman" w:hint="eastAsia"/>
          <w:iCs/>
        </w:rPr>
        <w:instrText xml:space="preserve">.pdf"}}],"schema":"https://github.com/citation-style-language/schema/raw/master/csl-citation.json"} </w:instrText>
      </w:r>
      <w:r w:rsidRPr="00FD0D54">
        <w:rPr>
          <w:rFonts w:ascii="Times New Roman" w:eastAsia="楷体" w:hAnsi="Times New Roman" w:cs="Times New Roman"/>
          <w:iCs/>
        </w:rPr>
        <w:fldChar w:fldCharType="separate"/>
      </w:r>
      <w:r w:rsidRPr="00FD0D54">
        <w:rPr>
          <w:rFonts w:ascii="Times New Roman" w:eastAsia="楷体" w:hAnsi="Times New Roman" w:cs="Times New Roman"/>
          <w:kern w:val="0"/>
          <w:szCs w:val="24"/>
          <w:vertAlign w:val="superscript"/>
        </w:rPr>
        <w:t>[4]</w:t>
      </w:r>
      <w:r w:rsidRPr="00FD0D54">
        <w:rPr>
          <w:rFonts w:ascii="Times New Roman" w:eastAsia="楷体" w:hAnsi="Times New Roman" w:cs="Times New Roman"/>
          <w:iCs/>
        </w:rPr>
        <w:fldChar w:fldCharType="end"/>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1</w:t>
      </w:r>
      <w:r w:rsidRPr="00FD0D54">
        <w:rPr>
          <w:rFonts w:ascii="Times New Roman" w:eastAsia="楷体" w:hAnsi="Times New Roman" w:cs="Times New Roman"/>
          <w:iCs/>
        </w:rPr>
        <w:t>)</w:t>
      </w:r>
      <w:r w:rsidRPr="00FD0D54">
        <w:rPr>
          <w:rFonts w:ascii="Times New Roman" w:eastAsia="楷体" w:hAnsi="Times New Roman" w:cs="Times New Roman" w:hint="eastAsia"/>
          <w:iCs/>
        </w:rPr>
        <w:t>双通道同步触发，其工作过程与单通道完全一样；</w:t>
      </w:r>
      <w:r w:rsidRPr="00FD0D54">
        <w:rPr>
          <w:rFonts w:ascii="Times New Roman" w:eastAsia="楷体" w:hAnsi="Times New Roman" w:cs="Times New Roman" w:hint="eastAsia"/>
          <w:iCs/>
        </w:rPr>
        <w:t>2</w:t>
      </w:r>
      <w:r w:rsidRPr="00FD0D54">
        <w:rPr>
          <w:rFonts w:ascii="Times New Roman" w:eastAsia="楷体" w:hAnsi="Times New Roman" w:cs="Times New Roman"/>
          <w:iCs/>
        </w:rPr>
        <w:t>)</w:t>
      </w:r>
      <w:r w:rsidRPr="00FD0D54">
        <w:rPr>
          <w:rFonts w:ascii="Times New Roman" w:eastAsia="楷体" w:hAnsi="Times New Roman" w:cs="Times New Roman" w:hint="eastAsia"/>
          <w:iCs/>
        </w:rPr>
        <w:t>双通道相互独立触发，且开关频率不一致，来自两通道的电流纹波随机叠加或相消；</w:t>
      </w:r>
      <w:r w:rsidRPr="00FD0D54">
        <w:rPr>
          <w:rFonts w:ascii="Times New Roman" w:eastAsia="楷体" w:hAnsi="Times New Roman" w:cs="Times New Roman"/>
          <w:iCs/>
        </w:rPr>
        <w:t>3)</w:t>
      </w:r>
      <w:r w:rsidRPr="00FD0D54">
        <w:rPr>
          <w:rFonts w:ascii="Times New Roman" w:eastAsia="楷体" w:hAnsi="Times New Roman" w:cs="Times New Roman" w:hint="eastAsia"/>
          <w:iCs/>
        </w:rPr>
        <w:t>双通道以相同频率相互独立触发，但是彼此交错，这样可以使来自两通道的电流纹波相互抵消，从而大大减小总的输出电流纹波。</w:t>
      </w:r>
      <w:r w:rsidR="008A52EE">
        <w:rPr>
          <w:rFonts w:ascii="Times New Roman" w:eastAsia="楷体" w:hAnsi="Times New Roman" w:cs="Times New Roman" w:hint="eastAsia"/>
          <w:iCs/>
        </w:rPr>
        <w:t>三种触发模式及其电感电流纹波叠加示意如图</w:t>
      </w:r>
      <w:r w:rsidR="008A52EE">
        <w:rPr>
          <w:rFonts w:ascii="Times New Roman" w:eastAsia="楷体" w:hAnsi="Times New Roman" w:cs="Times New Roman" w:hint="eastAsia"/>
          <w:iCs/>
        </w:rPr>
        <w:t>2</w:t>
      </w:r>
      <w:r w:rsidR="008A52EE">
        <w:rPr>
          <w:rFonts w:ascii="Times New Roman" w:eastAsia="楷体" w:hAnsi="Times New Roman" w:cs="Times New Roman"/>
          <w:iCs/>
        </w:rPr>
        <w:t>.9</w:t>
      </w:r>
      <w:r w:rsidR="008A52EE">
        <w:rPr>
          <w:rFonts w:ascii="Times New Roman" w:eastAsia="楷体" w:hAnsi="Times New Roman" w:cs="Times New Roman" w:hint="eastAsia"/>
          <w:iCs/>
        </w:rPr>
        <w:t>所示，</w:t>
      </w:r>
      <w:r w:rsidR="008A52EE" w:rsidRPr="00FD0D54">
        <w:rPr>
          <w:rFonts w:ascii="Times New Roman" w:eastAsia="楷体" w:hAnsi="Times New Roman" w:cs="Times New Roman" w:hint="eastAsia"/>
          <w:iCs/>
        </w:rPr>
        <w:t>接下来主要讨论第三种</w:t>
      </w:r>
      <w:r w:rsidR="008A52EE">
        <w:rPr>
          <w:rFonts w:ascii="Times New Roman" w:eastAsia="楷体" w:hAnsi="Times New Roman" w:cs="Times New Roman" w:hint="eastAsia"/>
          <w:iCs/>
        </w:rPr>
        <w:t>触发</w:t>
      </w:r>
      <w:r w:rsidR="008A52EE" w:rsidRPr="00FD0D54">
        <w:rPr>
          <w:rFonts w:ascii="Times New Roman" w:eastAsia="楷体" w:hAnsi="Times New Roman" w:cs="Times New Roman" w:hint="eastAsia"/>
          <w:iCs/>
        </w:rPr>
        <w:t>模式。</w:t>
      </w:r>
    </w:p>
    <w:p w14:paraId="1CC19056" w14:textId="732979D4" w:rsidR="008A52EE" w:rsidRDefault="00935977" w:rsidP="00935977">
      <w:pPr>
        <w:spacing w:line="360" w:lineRule="auto"/>
        <w:ind w:firstLineChars="200" w:firstLine="420"/>
        <w:jc w:val="center"/>
        <w:rPr>
          <w:rFonts w:ascii="Times New Roman" w:eastAsia="楷体" w:hAnsi="Times New Roman" w:cs="Times New Roman"/>
          <w:iCs/>
        </w:rPr>
      </w:pPr>
      <w:r>
        <w:rPr>
          <w:noProof/>
        </w:rPr>
        <w:drawing>
          <wp:inline distT="0" distB="0" distL="0" distR="0" wp14:anchorId="48613849" wp14:editId="6B10AA6F">
            <wp:extent cx="3241237" cy="2749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4446" cy="2769239"/>
                    </a:xfrm>
                    <a:prstGeom prst="rect">
                      <a:avLst/>
                    </a:prstGeom>
                  </pic:spPr>
                </pic:pic>
              </a:graphicData>
            </a:graphic>
          </wp:inline>
        </w:drawing>
      </w:r>
      <w:r w:rsidR="00857958">
        <w:rPr>
          <w:rFonts w:ascii="Times New Roman" w:eastAsia="楷体" w:hAnsi="Times New Roman" w:cs="Times New Roman" w:hint="eastAsia"/>
          <w:iCs/>
        </w:rPr>
        <w:t xml:space="preserve"> </w:t>
      </w:r>
    </w:p>
    <w:p w14:paraId="1AB75FE4" w14:textId="4BFF24B0" w:rsidR="004C63F4" w:rsidRPr="008A52EE" w:rsidRDefault="008A52EE" w:rsidP="008A52EE">
      <w:pPr>
        <w:spacing w:line="360" w:lineRule="auto"/>
        <w:ind w:firstLineChars="200" w:firstLine="420"/>
        <w:jc w:val="center"/>
        <w:rPr>
          <w:rFonts w:ascii="Times New Roman" w:eastAsia="楷体" w:hAnsi="Times New Roman" w:cs="Times New Roman"/>
          <w:iCs/>
        </w:rPr>
      </w:pPr>
      <w:r>
        <w:rPr>
          <w:rFonts w:ascii="Times New Roman" w:eastAsia="楷体" w:hAnsi="Times New Roman" w:cs="Times New Roman" w:hint="eastAsia"/>
          <w:iCs/>
        </w:rPr>
        <w:t>图</w:t>
      </w:r>
      <w:r>
        <w:rPr>
          <w:rFonts w:ascii="Times New Roman" w:eastAsia="楷体" w:hAnsi="Times New Roman" w:cs="Times New Roman" w:hint="eastAsia"/>
          <w:iCs/>
        </w:rPr>
        <w:t>2</w:t>
      </w:r>
      <w:r>
        <w:rPr>
          <w:rFonts w:ascii="Times New Roman" w:eastAsia="楷体" w:hAnsi="Times New Roman" w:cs="Times New Roman"/>
          <w:iCs/>
        </w:rPr>
        <w:t xml:space="preserve">.9 </w:t>
      </w:r>
      <w:r>
        <w:rPr>
          <w:rFonts w:ascii="Times New Roman" w:eastAsia="楷体" w:hAnsi="Times New Roman" w:cs="Times New Roman" w:hint="eastAsia"/>
          <w:iCs/>
        </w:rPr>
        <w:t>交错</w:t>
      </w:r>
      <w:r>
        <w:rPr>
          <w:rFonts w:ascii="Times New Roman" w:eastAsia="楷体" w:hAnsi="Times New Roman" w:cs="Times New Roman" w:hint="eastAsia"/>
          <w:iCs/>
        </w:rPr>
        <w:t>Buck</w:t>
      </w:r>
      <w:r>
        <w:rPr>
          <w:rFonts w:ascii="Times New Roman" w:eastAsia="楷体" w:hAnsi="Times New Roman" w:cs="Times New Roman" w:hint="eastAsia"/>
          <w:iCs/>
        </w:rPr>
        <w:t>不同触发模式的电流纹波</w:t>
      </w:r>
    </w:p>
    <w:p w14:paraId="07E6777D" w14:textId="09FD11EA" w:rsidR="004C63F4" w:rsidRPr="00FD0D54" w:rsidRDefault="004C63F4" w:rsidP="004C63F4">
      <w:pPr>
        <w:spacing w:line="360" w:lineRule="auto"/>
        <w:ind w:firstLineChars="200" w:firstLine="420"/>
        <w:jc w:val="left"/>
        <w:rPr>
          <w:rFonts w:ascii="Times New Roman" w:eastAsia="楷体" w:hAnsi="Times New Roman" w:cs="Times New Roman"/>
          <w:iCs/>
        </w:rPr>
      </w:pPr>
      <w:r w:rsidRPr="003A3A76">
        <w:rPr>
          <w:rFonts w:ascii="Times New Roman" w:eastAsia="楷体" w:hAnsi="Times New Roman" w:cs="Times New Roman" w:hint="eastAsia"/>
          <w:iCs/>
        </w:rPr>
        <w:t>如图</w:t>
      </w:r>
      <w:r w:rsidRPr="003A3A76">
        <w:rPr>
          <w:rFonts w:ascii="Times New Roman" w:eastAsia="楷体" w:hAnsi="Times New Roman" w:cs="Times New Roman" w:hint="eastAsia"/>
          <w:iCs/>
        </w:rPr>
        <w:t>2.</w:t>
      </w:r>
      <w:r w:rsidR="003A3A76" w:rsidRPr="003A3A76">
        <w:rPr>
          <w:rFonts w:ascii="Times New Roman" w:eastAsia="楷体" w:hAnsi="Times New Roman" w:cs="Times New Roman" w:hint="eastAsia"/>
          <w:iCs/>
        </w:rPr>
        <w:t>8</w:t>
      </w:r>
      <w:r w:rsidRPr="00FD0D54">
        <w:rPr>
          <w:rFonts w:ascii="Times New Roman" w:eastAsia="楷体" w:hAnsi="Times New Roman" w:cs="Times New Roman" w:hint="eastAsia"/>
          <w:iCs/>
        </w:rPr>
        <w:t>，开关</w:t>
      </w:r>
      <w:r w:rsidRPr="00FD0D54">
        <w:rPr>
          <w:rFonts w:ascii="Times New Roman" w:eastAsia="楷体" w:hAnsi="Times New Roman" w:cs="Times New Roman" w:hint="eastAsia"/>
          <w:iCs/>
        </w:rPr>
        <w:t>S</w:t>
      </w:r>
      <w:r w:rsidRPr="00FD0D54">
        <w:rPr>
          <w:rFonts w:ascii="Times New Roman" w:eastAsia="楷体" w:hAnsi="Times New Roman" w:cs="Times New Roman"/>
          <w:iCs/>
          <w:vertAlign w:val="subscript"/>
        </w:rPr>
        <w:t>2</w:t>
      </w:r>
      <w:r w:rsidRPr="00FD0D54">
        <w:rPr>
          <w:rFonts w:ascii="Times New Roman" w:eastAsia="楷体" w:hAnsi="Times New Roman" w:cs="Times New Roman" w:hint="eastAsia"/>
          <w:iCs/>
        </w:rPr>
        <w:t>滞后</w:t>
      </w:r>
      <w:r w:rsidRPr="00FD0D54">
        <w:rPr>
          <w:rFonts w:ascii="Times New Roman" w:eastAsia="楷体" w:hAnsi="Times New Roman" w:cs="Times New Roman" w:hint="eastAsia"/>
          <w:iCs/>
        </w:rPr>
        <w:t>S</w:t>
      </w:r>
      <w:r w:rsidRPr="00FD0D54">
        <w:rPr>
          <w:rFonts w:ascii="Times New Roman" w:eastAsia="楷体" w:hAnsi="Times New Roman" w:cs="Times New Roman"/>
          <w:iCs/>
          <w:vertAlign w:val="subscript"/>
        </w:rPr>
        <w:t>1</w:t>
      </w:r>
      <w:r w:rsidRPr="00FD0D54">
        <w:rPr>
          <w:rFonts w:ascii="Times New Roman" w:eastAsia="楷体" w:hAnsi="Times New Roman" w:cs="Times New Roman" w:hint="eastAsia"/>
          <w:iCs/>
        </w:rPr>
        <w:t>导通，且滞后时间为</w:t>
      </w:r>
      <w:r w:rsidRPr="00FD0D54">
        <w:rPr>
          <w:rFonts w:ascii="Times New Roman" w:eastAsia="楷体" w:hAnsi="Times New Roman" w:cs="Times New Roman" w:hint="eastAsia"/>
          <w:iCs/>
        </w:rPr>
        <w:t>T</w:t>
      </w:r>
      <w:r w:rsidRPr="00FD0D54">
        <w:rPr>
          <w:rFonts w:ascii="Times New Roman" w:eastAsia="楷体" w:hAnsi="Times New Roman" w:cs="Times New Roman"/>
          <w:iCs/>
        </w:rPr>
        <w:t>/2</w:t>
      </w:r>
      <w:r w:rsidRPr="00FD0D54">
        <w:rPr>
          <w:rFonts w:ascii="Times New Roman" w:eastAsia="楷体" w:hAnsi="Times New Roman" w:cs="Times New Roman" w:hint="eastAsia"/>
          <w:iCs/>
        </w:rPr>
        <w:t>，两路开关的占空比相等，滤波电感</w:t>
      </w:r>
      <w:r w:rsidRPr="00FD0D54">
        <w:rPr>
          <w:rFonts w:ascii="Times New Roman" w:eastAsia="楷体" w:hAnsi="Times New Roman" w:cs="Times New Roman" w:hint="eastAsia"/>
          <w:iCs/>
        </w:rPr>
        <w:t>L</w:t>
      </w:r>
      <w:r w:rsidRPr="003A3A76">
        <w:rPr>
          <w:rFonts w:ascii="Times New Roman" w:eastAsia="楷体" w:hAnsi="Times New Roman" w:cs="Times New Roman"/>
          <w:iCs/>
          <w:vertAlign w:val="subscript"/>
        </w:rPr>
        <w:t>1</w:t>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L</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的电流</w:t>
      </w:r>
      <w:r w:rsidRPr="00FD0D54">
        <w:rPr>
          <w:rFonts w:ascii="Times New Roman" w:eastAsia="楷体" w:hAnsi="Times New Roman" w:cs="Times New Roman" w:hint="eastAsia"/>
          <w:iCs/>
        </w:rPr>
        <w:t>i</w:t>
      </w:r>
      <w:r w:rsidRPr="00FD0D54">
        <w:rPr>
          <w:rFonts w:ascii="Times New Roman" w:eastAsia="楷体" w:hAnsi="Times New Roman" w:cs="Times New Roman" w:hint="eastAsia"/>
          <w:iCs/>
          <w:vertAlign w:val="subscript"/>
        </w:rPr>
        <w:t>L1</w:t>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i</w:t>
      </w:r>
      <w:r w:rsidRPr="00FD0D54">
        <w:rPr>
          <w:rFonts w:ascii="Times New Roman" w:eastAsia="楷体" w:hAnsi="Times New Roman" w:cs="Times New Roman"/>
          <w:iCs/>
        </w:rPr>
        <w:softHyphen/>
      </w:r>
      <w:r w:rsidRPr="00FD0D54">
        <w:rPr>
          <w:rFonts w:ascii="Times New Roman" w:eastAsia="楷体" w:hAnsi="Times New Roman" w:cs="Times New Roman"/>
          <w:iCs/>
          <w:vertAlign w:val="subscript"/>
        </w:rPr>
        <w:t>L2</w:t>
      </w:r>
      <w:r w:rsidRPr="00FD0D54">
        <w:rPr>
          <w:rFonts w:ascii="Times New Roman" w:eastAsia="楷体" w:hAnsi="Times New Roman" w:cs="Times New Roman" w:hint="eastAsia"/>
          <w:iCs/>
        </w:rPr>
        <w:t>相位相差</w:t>
      </w:r>
      <w:r w:rsidRPr="00FD0D54">
        <w:rPr>
          <w:rFonts w:ascii="Times New Roman" w:eastAsia="楷体" w:hAnsi="Times New Roman" w:cs="Times New Roman" w:hint="eastAsia"/>
          <w:iCs/>
        </w:rPr>
        <w:t>T</w:t>
      </w:r>
      <w:r w:rsidRPr="00FD0D54">
        <w:rPr>
          <w:rFonts w:ascii="Times New Roman" w:eastAsia="楷体" w:hAnsi="Times New Roman" w:cs="Times New Roman"/>
          <w:iCs/>
        </w:rPr>
        <w:t>/2</w:t>
      </w:r>
      <w:r w:rsidRPr="00FD0D54">
        <w:rPr>
          <w:rFonts w:ascii="Times New Roman" w:eastAsia="楷体" w:hAnsi="Times New Roman" w:cs="Times New Roman" w:hint="eastAsia"/>
          <w:iCs/>
        </w:rPr>
        <w:t>，</w:t>
      </w:r>
      <w:r w:rsidR="003A3A76">
        <w:rPr>
          <w:rFonts w:ascii="Times New Roman" w:eastAsia="楷体" w:hAnsi="Times New Roman" w:cs="Times New Roman" w:hint="eastAsia"/>
          <w:iCs/>
        </w:rPr>
        <w:t>频率</w:t>
      </w:r>
      <w:r w:rsidRPr="00FD0D54">
        <w:rPr>
          <w:rFonts w:ascii="Times New Roman" w:eastAsia="楷体" w:hAnsi="Times New Roman" w:cs="Times New Roman" w:hint="eastAsia"/>
          <w:iCs/>
        </w:rPr>
        <w:t>相同</w:t>
      </w:r>
      <w:r w:rsidRPr="00FD0D54">
        <w:rPr>
          <w:rFonts w:ascii="Times New Roman" w:eastAsia="楷体" w:hAnsi="Times New Roman" w:cs="Times New Roman"/>
          <w:iCs/>
        </w:rPr>
        <w:fldChar w:fldCharType="begin"/>
      </w:r>
      <w:r w:rsidRPr="00FD0D54">
        <w:rPr>
          <w:rFonts w:ascii="Times New Roman" w:eastAsia="楷体" w:hAnsi="Times New Roman" w:cs="Times New Roman"/>
          <w:iCs/>
        </w:rPr>
        <w:instrText xml:space="preserve"> ADDIN ZOTERO_ITEM CSL_CITATION {"citationID":"tMWEpMYr","properties":{"formattedCitation":"\\super [5]\\nosupersub{}","plainCitation":"[5]","noteIndex":0},"citationItems":[{"id":41,"uris":["http://zotero.org/users/local/Afw23keV/items/QLWF2AAE"],"itemDat</w:instrText>
      </w:r>
      <w:r w:rsidRPr="00FD0D54">
        <w:rPr>
          <w:rFonts w:ascii="Times New Roman" w:eastAsia="楷体" w:hAnsi="Times New Roman" w:cs="Times New Roman" w:hint="eastAsia"/>
          <w:iCs/>
        </w:rPr>
        <w:instrText>a":{"id":41,"type":"article-journal","abstract":"</w:instrText>
      </w:r>
      <w:r w:rsidRPr="00FD0D54">
        <w:rPr>
          <w:rFonts w:ascii="Times New Roman" w:eastAsia="楷体" w:hAnsi="Times New Roman" w:cs="Times New Roman" w:hint="eastAsia"/>
          <w:iCs/>
        </w:rPr>
        <w:instrText>传统零电压全桥</w:instrText>
      </w:r>
      <w:r w:rsidRPr="00FD0D54">
        <w:rPr>
          <w:rFonts w:ascii="Times New Roman" w:eastAsia="楷体" w:hAnsi="Times New Roman" w:cs="Times New Roman" w:hint="eastAsia"/>
          <w:iCs/>
        </w:rPr>
        <w:instrText>DC-DC</w:instrText>
      </w:r>
      <w:r w:rsidRPr="00FD0D54">
        <w:rPr>
          <w:rFonts w:ascii="Times New Roman" w:eastAsia="楷体" w:hAnsi="Times New Roman" w:cs="Times New Roman" w:hint="eastAsia"/>
          <w:iCs/>
        </w:rPr>
        <w:instrText>变换器存在的两个典型缺陷</w:instrText>
      </w:r>
      <w:r w:rsidRPr="00FD0D54">
        <w:rPr>
          <w:rFonts w:ascii="Times New Roman" w:eastAsia="楷体" w:hAnsi="Times New Roman" w:cs="Times New Roman" w:hint="eastAsia"/>
          <w:iCs/>
        </w:rPr>
        <w:instrText>:</w:instrText>
      </w:r>
      <w:r w:rsidRPr="00FD0D54">
        <w:rPr>
          <w:rFonts w:ascii="Times New Roman" w:eastAsia="楷体" w:hAnsi="Times New Roman" w:cs="Times New Roman" w:hint="eastAsia"/>
          <w:iCs/>
        </w:rPr>
        <w:instrText>滞后桥臂实现零电压时负载范围窄</w:instrText>
      </w:r>
      <w:r w:rsidRPr="00FD0D54">
        <w:rPr>
          <w:rFonts w:ascii="Times New Roman" w:eastAsia="楷体" w:hAnsi="Times New Roman" w:cs="Times New Roman" w:hint="eastAsia"/>
          <w:iCs/>
        </w:rPr>
        <w:instrText>;</w:instrText>
      </w:r>
      <w:r w:rsidRPr="00FD0D54">
        <w:rPr>
          <w:rFonts w:ascii="Times New Roman" w:eastAsia="楷体" w:hAnsi="Times New Roman" w:cs="Times New Roman" w:hint="eastAsia"/>
          <w:iCs/>
        </w:rPr>
        <w:instrText>变压器二次侧电压存在十分明显的电压过冲、电压振荡及占空比丢失现象。本文提出具有移相控制的新型全桥</w:instrText>
      </w:r>
      <w:r w:rsidRPr="00FD0D54">
        <w:rPr>
          <w:rFonts w:ascii="Times New Roman" w:eastAsia="楷体" w:hAnsi="Times New Roman" w:cs="Times New Roman" w:hint="eastAsia"/>
          <w:iCs/>
        </w:rPr>
        <w:instrText>DC-DC</w:instrText>
      </w:r>
      <w:r w:rsidRPr="00FD0D54">
        <w:rPr>
          <w:rFonts w:ascii="Times New Roman" w:eastAsia="楷体" w:hAnsi="Times New Roman" w:cs="Times New Roman" w:hint="eastAsia"/>
          <w:iCs/>
        </w:rPr>
        <w:instrText>斩波变换器</w:instrText>
      </w:r>
      <w:r w:rsidRPr="00FD0D54">
        <w:rPr>
          <w:rFonts w:ascii="Times New Roman" w:eastAsia="楷体" w:hAnsi="Times New Roman" w:cs="Times New Roman" w:hint="eastAsia"/>
          <w:iCs/>
        </w:rPr>
        <w:instrText>,</w:instrText>
      </w:r>
      <w:r w:rsidRPr="00FD0D54">
        <w:rPr>
          <w:rFonts w:ascii="Times New Roman" w:eastAsia="楷体" w:hAnsi="Times New Roman" w:cs="Times New Roman" w:hint="eastAsia"/>
          <w:iCs/>
        </w:rPr>
        <w:instrText>它分别采用无源辅助网络、无损缓冲电路等方法克服了以上缺陷。文中详细分析了该新型变换器的工作原理以及变换器各个阶段的工作模态</w:instrText>
      </w:r>
      <w:r w:rsidRPr="00FD0D54">
        <w:rPr>
          <w:rFonts w:ascii="Times New Roman" w:eastAsia="楷体" w:hAnsi="Times New Roman" w:cs="Times New Roman" w:hint="eastAsia"/>
          <w:iCs/>
        </w:rPr>
        <w:instrText>,</w:instrText>
      </w:r>
      <w:r w:rsidRPr="00FD0D54">
        <w:rPr>
          <w:rFonts w:ascii="Times New Roman" w:eastAsia="楷体" w:hAnsi="Times New Roman" w:cs="Times New Roman" w:hint="eastAsia"/>
          <w:iCs/>
        </w:rPr>
        <w:instrText>同时也分析了此变换器实现软开关的条件及辅助电路的参数设计。为了验证该拓扑结构的相关功能</w:instrText>
      </w:r>
      <w:r w:rsidRPr="00FD0D54">
        <w:rPr>
          <w:rFonts w:ascii="Times New Roman" w:eastAsia="楷体" w:hAnsi="Times New Roman" w:cs="Times New Roman" w:hint="eastAsia"/>
          <w:iCs/>
        </w:rPr>
        <w:instrText>,</w:instrText>
      </w:r>
      <w:r w:rsidRPr="00FD0D54">
        <w:rPr>
          <w:rFonts w:ascii="Times New Roman" w:eastAsia="楷体" w:hAnsi="Times New Roman" w:cs="Times New Roman" w:hint="eastAsia"/>
          <w:iCs/>
        </w:rPr>
        <w:instrText>文中搭建了一台</w:instrText>
      </w:r>
      <w:r w:rsidRPr="00FD0D54">
        <w:rPr>
          <w:rFonts w:ascii="Times New Roman" w:eastAsia="楷体" w:hAnsi="Times New Roman" w:cs="Times New Roman" w:hint="eastAsia"/>
          <w:iCs/>
        </w:rPr>
        <w:instrText>24V/3A,100k Hz</w:instrText>
      </w:r>
      <w:r w:rsidRPr="00FD0D54">
        <w:rPr>
          <w:rFonts w:ascii="Times New Roman" w:eastAsia="楷体" w:hAnsi="Times New Roman" w:cs="Times New Roman" w:hint="eastAsia"/>
          <w:iCs/>
        </w:rPr>
        <w:instrText>的实验样机。实验结果验证了该拓扑结构的正确性</w:instrText>
      </w:r>
      <w:r w:rsidRPr="00FD0D54">
        <w:rPr>
          <w:rFonts w:ascii="Times New Roman" w:eastAsia="楷体" w:hAnsi="Times New Roman" w:cs="Times New Roman" w:hint="eastAsia"/>
          <w:iCs/>
        </w:rPr>
        <w:instrText>,</w:instrText>
      </w:r>
      <w:r w:rsidRPr="00FD0D54">
        <w:rPr>
          <w:rFonts w:ascii="Times New Roman" w:eastAsia="楷体" w:hAnsi="Times New Roman" w:cs="Times New Roman" w:hint="eastAsia"/>
          <w:iCs/>
        </w:rPr>
        <w:instrText>并证明了这种新型拓扑结构有效地解决了传统零电压全桥变换器中存在的缺陷</w:instrText>
      </w:r>
      <w:r w:rsidRPr="00FD0D54">
        <w:rPr>
          <w:rFonts w:ascii="Times New Roman" w:eastAsia="楷体" w:hAnsi="Times New Roman" w:cs="Times New Roman" w:hint="eastAsia"/>
          <w:iCs/>
        </w:rPr>
        <w:instrText>,</w:instrText>
      </w:r>
      <w:r w:rsidRPr="00FD0D54">
        <w:rPr>
          <w:rFonts w:ascii="Times New Roman" w:eastAsia="楷体" w:hAnsi="Times New Roman" w:cs="Times New Roman" w:hint="eastAsia"/>
          <w:iCs/>
        </w:rPr>
        <w:instrText>提升了系统性能。</w:instrText>
      </w:r>
      <w:r w:rsidRPr="00FD0D54">
        <w:rPr>
          <w:rFonts w:ascii="Times New Roman" w:eastAsia="楷体" w:hAnsi="Times New Roman" w:cs="Times New Roman" w:hint="eastAsia"/>
          <w:iCs/>
        </w:rPr>
        <w:instrText>","container-title":"</w:instrText>
      </w:r>
      <w:r w:rsidRPr="00FD0D54">
        <w:rPr>
          <w:rFonts w:ascii="Times New Roman" w:eastAsia="楷体" w:hAnsi="Times New Roman" w:cs="Times New Roman" w:hint="eastAsia"/>
          <w:iCs/>
        </w:rPr>
        <w:instrText>电工技术学报</w:instrText>
      </w:r>
      <w:r w:rsidRPr="00FD0D54">
        <w:rPr>
          <w:rFonts w:ascii="Times New Roman" w:eastAsia="楷体" w:hAnsi="Times New Roman" w:cs="Times New Roman" w:hint="eastAsia"/>
          <w:iCs/>
        </w:rPr>
        <w:instrText>","DOI":"10.19595/j.cnki.1000-6753.tces.2014.12.009","ISSN":"1000-6753","issue":"12","language":"zh-CN","note":"&lt;</w:instrText>
      </w:r>
      <w:r w:rsidRPr="00FD0D54">
        <w:rPr>
          <w:rFonts w:ascii="Times New Roman" w:eastAsia="楷体" w:hAnsi="Times New Roman" w:cs="Times New Roman" w:hint="eastAsia"/>
          <w:iCs/>
        </w:rPr>
        <w:instrText>北大核心</w:instrText>
      </w:r>
      <w:r w:rsidRPr="00FD0D54">
        <w:rPr>
          <w:rFonts w:ascii="Times New Roman" w:eastAsia="楷体" w:hAnsi="Times New Roman" w:cs="Times New Roman" w:hint="eastAsia"/>
          <w:iCs/>
        </w:rPr>
        <w:instrText>, EI, CSCD&gt;","page":"66-72","source":"CNKI","title":"</w:instrText>
      </w:r>
      <w:r w:rsidRPr="00FD0D54">
        <w:rPr>
          <w:rFonts w:ascii="Times New Roman" w:eastAsia="楷体" w:hAnsi="Times New Roman" w:cs="Times New Roman" w:hint="eastAsia"/>
          <w:iCs/>
        </w:rPr>
        <w:instrText>具有移相控制的</w:instrText>
      </w:r>
      <w:r w:rsidRPr="00FD0D54">
        <w:rPr>
          <w:rFonts w:ascii="Times New Roman" w:eastAsia="楷体" w:hAnsi="Times New Roman" w:cs="Times New Roman" w:hint="eastAsia"/>
          <w:iCs/>
        </w:rPr>
        <w:instrText>ZVS</w:instrText>
      </w:r>
      <w:r w:rsidRPr="00FD0D54">
        <w:rPr>
          <w:rFonts w:ascii="Times New Roman" w:eastAsia="楷体" w:hAnsi="Times New Roman" w:cs="Times New Roman" w:hint="eastAsia"/>
          <w:iCs/>
        </w:rPr>
        <w:instrText>全桥</w:instrText>
      </w:r>
      <w:r w:rsidRPr="00FD0D54">
        <w:rPr>
          <w:rFonts w:ascii="Times New Roman" w:eastAsia="楷体" w:hAnsi="Times New Roman" w:cs="Times New Roman" w:hint="eastAsia"/>
          <w:iCs/>
        </w:rPr>
        <w:instrText>DC-DC</w:instrText>
      </w:r>
      <w:r w:rsidRPr="00FD0D54">
        <w:rPr>
          <w:rFonts w:ascii="Times New Roman" w:eastAsia="楷体" w:hAnsi="Times New Roman" w:cs="Times New Roman" w:hint="eastAsia"/>
          <w:iCs/>
        </w:rPr>
        <w:instrText>斩波变换器</w:instrText>
      </w:r>
      <w:r w:rsidRPr="00FD0D54">
        <w:rPr>
          <w:rFonts w:ascii="Times New Roman" w:eastAsia="楷体" w:hAnsi="Times New Roman" w:cs="Times New Roman" w:hint="eastAsia"/>
          <w:iCs/>
        </w:rPr>
        <w:instrText>","volume":"29","author":[{"family":"</w:instrText>
      </w:r>
      <w:r w:rsidRPr="00FD0D54">
        <w:rPr>
          <w:rFonts w:ascii="Times New Roman" w:eastAsia="楷体" w:hAnsi="Times New Roman" w:cs="Times New Roman" w:hint="eastAsia"/>
          <w:iCs/>
        </w:rPr>
        <w:instrText>孙</w:instrText>
      </w:r>
      <w:r w:rsidRPr="00FD0D54">
        <w:rPr>
          <w:rFonts w:ascii="Times New Roman" w:eastAsia="楷体" w:hAnsi="Times New Roman" w:cs="Times New Roman" w:hint="eastAsia"/>
          <w:iCs/>
        </w:rPr>
        <w:instrText>","given":"</w:instrText>
      </w:r>
      <w:r w:rsidRPr="00FD0D54">
        <w:rPr>
          <w:rFonts w:ascii="Times New Roman" w:eastAsia="楷体" w:hAnsi="Times New Roman" w:cs="Times New Roman" w:hint="eastAsia"/>
          <w:iCs/>
        </w:rPr>
        <w:instrText>铁成</w:instrText>
      </w:r>
      <w:r w:rsidRPr="00FD0D54">
        <w:rPr>
          <w:rFonts w:ascii="Times New Roman" w:eastAsia="楷体" w:hAnsi="Times New Roman" w:cs="Times New Roman" w:hint="eastAsia"/>
          <w:iCs/>
        </w:rPr>
        <w:instrText>"},{"family":"</w:instrText>
      </w:r>
      <w:r w:rsidRPr="00FD0D54">
        <w:rPr>
          <w:rFonts w:ascii="Times New Roman" w:eastAsia="楷体" w:hAnsi="Times New Roman" w:cs="Times New Roman" w:hint="eastAsia"/>
          <w:iCs/>
        </w:rPr>
        <w:instrText>郭</w:instrText>
      </w:r>
      <w:r w:rsidRPr="00FD0D54">
        <w:rPr>
          <w:rFonts w:ascii="Times New Roman" w:eastAsia="楷体" w:hAnsi="Times New Roman" w:cs="Times New Roman" w:hint="eastAsia"/>
          <w:iCs/>
        </w:rPr>
        <w:instrText>","given":"</w:instrText>
      </w:r>
      <w:r w:rsidRPr="00FD0D54">
        <w:rPr>
          <w:rFonts w:ascii="Times New Roman" w:eastAsia="楷体" w:hAnsi="Times New Roman" w:cs="Times New Roman" w:hint="eastAsia"/>
          <w:iCs/>
        </w:rPr>
        <w:instrText>超</w:instrText>
      </w:r>
      <w:r w:rsidRPr="00FD0D54">
        <w:rPr>
          <w:rFonts w:ascii="Times New Roman" w:eastAsia="楷体" w:hAnsi="Times New Roman" w:cs="Times New Roman" w:hint="eastAsia"/>
          <w:iCs/>
        </w:rPr>
        <w:instrText>"},{"family":"</w:instrText>
      </w:r>
      <w:r w:rsidRPr="00FD0D54">
        <w:rPr>
          <w:rFonts w:ascii="Times New Roman" w:eastAsia="楷体" w:hAnsi="Times New Roman" w:cs="Times New Roman" w:hint="eastAsia"/>
          <w:iCs/>
        </w:rPr>
        <w:instrText>娜</w:instrText>
      </w:r>
      <w:r w:rsidRPr="00FD0D54">
        <w:rPr>
          <w:rFonts w:ascii="Times New Roman" w:eastAsia="楷体" w:hAnsi="Times New Roman" w:cs="Times New Roman" w:hint="eastAsia"/>
          <w:iCs/>
        </w:rPr>
        <w:instrText>","given":"</w:instrText>
      </w:r>
      <w:r w:rsidRPr="00FD0D54">
        <w:rPr>
          <w:rFonts w:ascii="Times New Roman" w:eastAsia="楷体" w:hAnsi="Times New Roman" w:cs="Times New Roman" w:hint="eastAsia"/>
          <w:iCs/>
        </w:rPr>
        <w:instrText>仁图亚</w:instrText>
      </w:r>
      <w:r w:rsidRPr="00FD0D54">
        <w:rPr>
          <w:rFonts w:ascii="Times New Roman" w:eastAsia="楷体" w:hAnsi="Times New Roman" w:cs="Times New Roman" w:hint="eastAsia"/>
          <w:iCs/>
        </w:rPr>
        <w:instrText>"},{"family":"</w:instrText>
      </w:r>
      <w:r w:rsidRPr="00FD0D54">
        <w:rPr>
          <w:rFonts w:ascii="Times New Roman" w:eastAsia="楷体" w:hAnsi="Times New Roman" w:cs="Times New Roman" w:hint="eastAsia"/>
          <w:iCs/>
        </w:rPr>
        <w:instrText>孙</w:instrText>
      </w:r>
      <w:r w:rsidRPr="00FD0D54">
        <w:rPr>
          <w:rFonts w:ascii="Times New Roman" w:eastAsia="楷体" w:hAnsi="Times New Roman" w:cs="Times New Roman" w:hint="eastAsia"/>
          <w:iCs/>
        </w:rPr>
        <w:instrText>","given":"</w:instrText>
      </w:r>
      <w:r w:rsidRPr="00FD0D54">
        <w:rPr>
          <w:rFonts w:ascii="Times New Roman" w:eastAsia="楷体" w:hAnsi="Times New Roman" w:cs="Times New Roman" w:hint="eastAsia"/>
          <w:iCs/>
        </w:rPr>
        <w:instrText>航</w:instrText>
      </w:r>
      <w:r w:rsidRPr="00FD0D54">
        <w:rPr>
          <w:rFonts w:ascii="Times New Roman" w:eastAsia="楷体" w:hAnsi="Times New Roman" w:cs="Times New Roman" w:hint="eastAsia"/>
          <w:iCs/>
        </w:rPr>
        <w:instrText>"},{"family":"</w:instrText>
      </w:r>
      <w:r w:rsidRPr="00FD0D54">
        <w:rPr>
          <w:rFonts w:ascii="Times New Roman" w:eastAsia="楷体" w:hAnsi="Times New Roman" w:cs="Times New Roman" w:hint="eastAsia"/>
          <w:iCs/>
        </w:rPr>
        <w:instrText>申</w:instrText>
      </w:r>
      <w:r w:rsidRPr="00FD0D54">
        <w:rPr>
          <w:rFonts w:ascii="Times New Roman" w:eastAsia="楷体" w:hAnsi="Times New Roman" w:cs="Times New Roman" w:hint="eastAsia"/>
          <w:iCs/>
        </w:rPr>
        <w:instrText>","given":"</w:instrText>
      </w:r>
      <w:r w:rsidRPr="00FD0D54">
        <w:rPr>
          <w:rFonts w:ascii="Times New Roman" w:eastAsia="楷体" w:hAnsi="Times New Roman" w:cs="Times New Roman" w:hint="eastAsia"/>
          <w:iCs/>
        </w:rPr>
        <w:instrText>宏伟</w:instrText>
      </w:r>
      <w:r w:rsidRPr="00FD0D54">
        <w:rPr>
          <w:rFonts w:ascii="Times New Roman" w:eastAsia="楷体" w:hAnsi="Times New Roman" w:cs="Times New Roman" w:hint="eastAsia"/>
          <w:iCs/>
        </w:rPr>
        <w:instrText>"}],"issued":{"date-parts":[["2014"]]}}}],</w:instrText>
      </w:r>
      <w:r w:rsidRPr="00FD0D54">
        <w:rPr>
          <w:rFonts w:ascii="Times New Roman" w:eastAsia="楷体" w:hAnsi="Times New Roman" w:cs="Times New Roman"/>
          <w:iCs/>
        </w:rPr>
        <w:instrText xml:space="preserve">"schema":"https://github.com/citation-style-language/schema/raw/master/csl-citation.json"} </w:instrText>
      </w:r>
      <w:r w:rsidRPr="00FD0D54">
        <w:rPr>
          <w:rFonts w:ascii="Times New Roman" w:eastAsia="楷体" w:hAnsi="Times New Roman" w:cs="Times New Roman"/>
          <w:iCs/>
        </w:rPr>
        <w:fldChar w:fldCharType="separate"/>
      </w:r>
      <w:r w:rsidRPr="00FD0D54">
        <w:rPr>
          <w:rFonts w:ascii="Times New Roman" w:eastAsia="楷体" w:hAnsi="Times New Roman" w:cs="Times New Roman"/>
          <w:kern w:val="0"/>
          <w:szCs w:val="24"/>
          <w:vertAlign w:val="superscript"/>
        </w:rPr>
        <w:t>[5]</w:t>
      </w:r>
      <w:r w:rsidRPr="00FD0D54">
        <w:rPr>
          <w:rFonts w:ascii="Times New Roman" w:eastAsia="楷体" w:hAnsi="Times New Roman" w:cs="Times New Roman"/>
          <w:iCs/>
        </w:rPr>
        <w:fldChar w:fldCharType="end"/>
      </w:r>
      <w:r w:rsidRPr="00FD0D54">
        <w:rPr>
          <w:rFonts w:ascii="Times New Roman" w:eastAsia="楷体" w:hAnsi="Times New Roman" w:cs="Times New Roman" w:hint="eastAsia"/>
          <w:iCs/>
        </w:rPr>
        <w:t>，纹波相互抵消，使得输出电流</w:t>
      </w:r>
      <w:r w:rsidRPr="00FD0D54">
        <w:rPr>
          <w:rFonts w:ascii="Times New Roman" w:eastAsia="楷体" w:hAnsi="Times New Roman" w:cs="Times New Roman" w:hint="eastAsia"/>
          <w:iCs/>
        </w:rPr>
        <w:t>i</w:t>
      </w:r>
      <w:r w:rsidRPr="00FD0D54">
        <w:rPr>
          <w:rFonts w:ascii="Times New Roman" w:eastAsia="楷体" w:hAnsi="Times New Roman" w:cs="Times New Roman" w:hint="eastAsia"/>
          <w:iCs/>
          <w:vertAlign w:val="subscript"/>
        </w:rPr>
        <w:t>o</w:t>
      </w:r>
      <w:r w:rsidRPr="00FD0D54">
        <w:rPr>
          <w:rFonts w:ascii="Times New Roman" w:eastAsia="楷体" w:hAnsi="Times New Roman" w:cs="Times New Roman" w:hint="eastAsia"/>
          <w:iCs/>
        </w:rPr>
        <w:t>纹波大大减小，频率为支路</w:t>
      </w:r>
      <w:r w:rsidR="0093168C">
        <w:rPr>
          <w:rFonts w:ascii="Times New Roman" w:eastAsia="楷体" w:hAnsi="Times New Roman" w:cs="Times New Roman" w:hint="eastAsia"/>
          <w:iCs/>
        </w:rPr>
        <w:t>电流</w:t>
      </w:r>
      <w:r w:rsidRPr="00FD0D54">
        <w:rPr>
          <w:rFonts w:ascii="Times New Roman" w:eastAsia="楷体" w:hAnsi="Times New Roman" w:cs="Times New Roman" w:hint="eastAsia"/>
          <w:iCs/>
        </w:rPr>
        <w:t>频率的</w:t>
      </w:r>
      <w:r w:rsidRPr="00FD0D54">
        <w:rPr>
          <w:rFonts w:ascii="Times New Roman" w:eastAsia="楷体" w:hAnsi="Times New Roman" w:cs="Times New Roman" w:hint="eastAsia"/>
          <w:iCs/>
        </w:rPr>
        <w:t>2</w:t>
      </w:r>
      <w:r w:rsidRPr="00FD0D54">
        <w:rPr>
          <w:rFonts w:ascii="Times New Roman" w:eastAsia="楷体" w:hAnsi="Times New Roman" w:cs="Times New Roman" w:hint="eastAsia"/>
          <w:iCs/>
        </w:rPr>
        <w:t>倍。</w:t>
      </w:r>
    </w:p>
    <w:p w14:paraId="2F8298BB" w14:textId="6C79419E" w:rsidR="004C63F4" w:rsidRPr="00FD0D54" w:rsidRDefault="004C63F4" w:rsidP="004C63F4">
      <w:pPr>
        <w:spacing w:line="360" w:lineRule="auto"/>
        <w:ind w:firstLineChars="200" w:firstLine="420"/>
        <w:jc w:val="left"/>
        <w:rPr>
          <w:rFonts w:ascii="Times New Roman" w:eastAsia="楷体" w:hAnsi="Times New Roman" w:cs="Times New Roman"/>
          <w:iCs/>
        </w:rPr>
      </w:pPr>
      <w:r w:rsidRPr="00FD0D54">
        <w:rPr>
          <w:rFonts w:ascii="Times New Roman" w:eastAsia="楷体" w:hAnsi="Times New Roman" w:cs="Times New Roman" w:hint="eastAsia"/>
          <w:iCs/>
        </w:rPr>
        <w:t>当占空比小于</w:t>
      </w:r>
      <w:r w:rsidRPr="00FD0D54">
        <w:rPr>
          <w:rFonts w:ascii="Times New Roman" w:eastAsia="楷体" w:hAnsi="Times New Roman" w:cs="Times New Roman" w:hint="eastAsia"/>
          <w:iCs/>
        </w:rPr>
        <w:t>50%</w:t>
      </w:r>
      <w:r w:rsidRPr="00FD0D54">
        <w:rPr>
          <w:rFonts w:ascii="Times New Roman" w:eastAsia="楷体" w:hAnsi="Times New Roman" w:cs="Times New Roman" w:hint="eastAsia"/>
          <w:iCs/>
        </w:rPr>
        <w:t>时，交错</w:t>
      </w:r>
      <w:r w:rsidRPr="00FD0D54">
        <w:rPr>
          <w:rFonts w:ascii="Times New Roman" w:eastAsia="楷体" w:hAnsi="Times New Roman" w:cs="Times New Roman" w:hint="eastAsia"/>
          <w:iCs/>
        </w:rPr>
        <w:t>B</w:t>
      </w:r>
      <w:r>
        <w:rPr>
          <w:rFonts w:ascii="Times New Roman" w:eastAsia="楷体" w:hAnsi="Times New Roman" w:cs="Times New Roman"/>
          <w:iCs/>
        </w:rPr>
        <w:t>uck</w:t>
      </w:r>
      <w:r w:rsidRPr="00FD0D54">
        <w:rPr>
          <w:rFonts w:ascii="Times New Roman" w:eastAsia="楷体" w:hAnsi="Times New Roman" w:cs="Times New Roman" w:hint="eastAsia"/>
          <w:iCs/>
        </w:rPr>
        <w:t>有</w:t>
      </w:r>
      <w:r w:rsidRPr="00FD0D54">
        <w:rPr>
          <w:rFonts w:ascii="Times New Roman" w:eastAsia="楷体" w:hAnsi="Times New Roman" w:cs="Times New Roman" w:hint="eastAsia"/>
          <w:iCs/>
        </w:rPr>
        <w:t>4</w:t>
      </w:r>
      <w:r w:rsidRPr="00FD0D54">
        <w:rPr>
          <w:rFonts w:ascii="Times New Roman" w:eastAsia="楷体" w:hAnsi="Times New Roman" w:cs="Times New Roman" w:hint="eastAsia"/>
          <w:iCs/>
        </w:rPr>
        <w:t>个工作阶段，各阶段等效拓扑如图</w:t>
      </w:r>
      <w:r w:rsidRPr="00FD0D54">
        <w:rPr>
          <w:rFonts w:ascii="Times New Roman" w:eastAsia="楷体" w:hAnsi="Times New Roman" w:cs="Times New Roman" w:hint="eastAsia"/>
          <w:iCs/>
        </w:rPr>
        <w:t>2.</w:t>
      </w:r>
      <w:r w:rsidR="003A3A76">
        <w:rPr>
          <w:rFonts w:ascii="Times New Roman" w:eastAsia="楷体" w:hAnsi="Times New Roman" w:cs="Times New Roman" w:hint="eastAsia"/>
          <w:iCs/>
        </w:rPr>
        <w:t>9</w:t>
      </w:r>
      <w:r w:rsidRPr="00FD0D54">
        <w:rPr>
          <w:rFonts w:ascii="Times New Roman" w:eastAsia="楷体" w:hAnsi="Times New Roman" w:cs="Times New Roman" w:hint="eastAsia"/>
          <w:iCs/>
        </w:rPr>
        <w:t>所示：</w:t>
      </w:r>
    </w:p>
    <w:p w14:paraId="4029F8C1" w14:textId="78CFD989" w:rsidR="004C63F4" w:rsidRPr="00FD0D54" w:rsidRDefault="006C7EB0" w:rsidP="004C63F4">
      <w:pPr>
        <w:spacing w:line="360" w:lineRule="auto"/>
        <w:ind w:firstLineChars="200" w:firstLine="420"/>
        <w:jc w:val="center"/>
        <w:rPr>
          <w:rFonts w:ascii="Times New Roman" w:eastAsia="楷体" w:hAnsi="Times New Roman" w:cs="Times New Roman"/>
          <w:iCs/>
        </w:rPr>
      </w:pPr>
      <w:r>
        <w:rPr>
          <w:rFonts w:ascii="Times New Roman" w:eastAsia="楷体" w:hAnsi="Times New Roman" w:cs="Times New Roman"/>
          <w:iCs/>
        </w:rPr>
        <w:object w:dxaOrig="9372" w:dyaOrig="8857" w14:anchorId="1E450101">
          <v:shape id="_x0000_i1027" type="#_x0000_t75" style="width:237.65pt;height:224.1pt" o:ole="">
            <v:imagedata r:id="rId20" o:title=""/>
          </v:shape>
          <o:OLEObject Type="Embed" ProgID="Visio.Drawing.15" ShapeID="_x0000_i1027" DrawAspect="Content" ObjectID="_1732644251" r:id="rId21"/>
        </w:object>
      </w:r>
    </w:p>
    <w:p w14:paraId="2538CE25" w14:textId="7B9956FC" w:rsidR="004C63F4" w:rsidRPr="00FD0D54" w:rsidRDefault="004C63F4" w:rsidP="004C63F4">
      <w:pPr>
        <w:spacing w:line="360" w:lineRule="auto"/>
        <w:ind w:firstLineChars="200" w:firstLine="420"/>
        <w:jc w:val="center"/>
        <w:rPr>
          <w:rFonts w:ascii="Times New Roman" w:eastAsia="楷体" w:hAnsi="Times New Roman" w:cs="Times New Roman"/>
          <w:iCs/>
        </w:rPr>
      </w:pPr>
      <w:r w:rsidRPr="00FD0D54">
        <w:rPr>
          <w:rFonts w:ascii="Times New Roman" w:eastAsia="楷体" w:hAnsi="Times New Roman" w:cs="Times New Roman" w:hint="eastAsia"/>
          <w:iCs/>
        </w:rPr>
        <w:t>图</w:t>
      </w:r>
      <w:r w:rsidRPr="00FD0D54">
        <w:rPr>
          <w:rFonts w:ascii="Times New Roman" w:eastAsia="楷体" w:hAnsi="Times New Roman" w:cs="Times New Roman" w:hint="eastAsia"/>
          <w:iCs/>
        </w:rPr>
        <w:t>2.9</w:t>
      </w:r>
      <w:r w:rsidRPr="00FD0D54">
        <w:rPr>
          <w:rFonts w:ascii="Times New Roman" w:eastAsia="楷体" w:hAnsi="Times New Roman" w:cs="Times New Roman"/>
          <w:iCs/>
        </w:rPr>
        <w:t xml:space="preserve"> </w:t>
      </w:r>
      <w:r w:rsidRPr="00FD0D54">
        <w:rPr>
          <w:rFonts w:ascii="Times New Roman" w:eastAsia="楷体" w:hAnsi="Times New Roman" w:cs="Times New Roman" w:hint="eastAsia"/>
          <w:iCs/>
        </w:rPr>
        <w:t>交错</w:t>
      </w:r>
      <w:r w:rsidRPr="00FD0D54">
        <w:rPr>
          <w:rFonts w:ascii="Times New Roman" w:eastAsia="楷体" w:hAnsi="Times New Roman" w:cs="Times New Roman" w:hint="eastAsia"/>
          <w:iCs/>
        </w:rPr>
        <w:t>B</w:t>
      </w:r>
      <w:r>
        <w:rPr>
          <w:rFonts w:ascii="Times New Roman" w:eastAsia="楷体" w:hAnsi="Times New Roman" w:cs="Times New Roman"/>
          <w:iCs/>
        </w:rPr>
        <w:t>uck</w:t>
      </w:r>
      <w:r w:rsidR="00EA6B9A">
        <w:rPr>
          <w:rFonts w:ascii="Times New Roman" w:eastAsia="楷体" w:hAnsi="Times New Roman" w:cs="Times New Roman"/>
          <w:iCs/>
        </w:rPr>
        <w:t xml:space="preserve"> </w:t>
      </w:r>
      <w:r w:rsidRPr="00FD0D54">
        <w:rPr>
          <w:rFonts w:ascii="Times New Roman" w:eastAsia="楷体" w:hAnsi="Times New Roman" w:cs="Times New Roman" w:hint="eastAsia"/>
          <w:iCs/>
        </w:rPr>
        <w:t>4</w:t>
      </w:r>
      <w:r w:rsidRPr="00FD0D54">
        <w:rPr>
          <w:rFonts w:ascii="Times New Roman" w:eastAsia="楷体" w:hAnsi="Times New Roman" w:cs="Times New Roman" w:hint="eastAsia"/>
          <w:iCs/>
        </w:rPr>
        <w:t>个工作阶段的等效拓扑</w:t>
      </w:r>
      <w:r w:rsidR="00101EBE">
        <w:rPr>
          <w:rFonts w:ascii="Times New Roman" w:eastAsia="楷体" w:hAnsi="Times New Roman" w:cs="Times New Roman" w:hint="eastAsia"/>
          <w:iCs/>
        </w:rPr>
        <w:t>(</w:t>
      </w:r>
      <w:r w:rsidR="00101EBE">
        <w:rPr>
          <w:rFonts w:ascii="Times New Roman" w:eastAsia="楷体" w:hAnsi="Times New Roman" w:cs="Times New Roman"/>
          <w:iCs/>
        </w:rPr>
        <w:t>D&lt;0.5)</w:t>
      </w:r>
    </w:p>
    <w:p w14:paraId="0F49269B" w14:textId="77777777" w:rsidR="004C63F4" w:rsidRPr="00FD0D54" w:rsidRDefault="004C63F4" w:rsidP="004C63F4">
      <w:pPr>
        <w:spacing w:line="360" w:lineRule="auto"/>
        <w:ind w:firstLineChars="200" w:firstLine="420"/>
        <w:rPr>
          <w:rFonts w:ascii="Times New Roman" w:eastAsia="楷体" w:hAnsi="Times New Roman" w:cs="Times New Roman"/>
          <w:iCs/>
        </w:rPr>
      </w:pPr>
      <w:r w:rsidRPr="00FD0D54">
        <w:rPr>
          <w:rFonts w:ascii="Times New Roman" w:eastAsia="楷体" w:hAnsi="Times New Roman" w:cs="Times New Roman" w:hint="eastAsia"/>
          <w:iCs/>
        </w:rPr>
        <w:t>阶段一，</w:t>
      </w:r>
      <w:r w:rsidRPr="00FD0D54">
        <w:rPr>
          <w:rFonts w:ascii="Times New Roman" w:eastAsia="楷体" w:hAnsi="Times New Roman" w:cs="Times New Roman" w:hint="eastAsia"/>
          <w:iCs/>
        </w:rPr>
        <w:t>S</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触发导通，</w:t>
      </w:r>
      <w:r w:rsidRPr="00FD0D54">
        <w:rPr>
          <w:rFonts w:ascii="Times New Roman" w:eastAsia="楷体" w:hAnsi="Times New Roman" w:cs="Times New Roman" w:hint="eastAsia"/>
          <w:iCs/>
        </w:rPr>
        <w:t>D</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续流，</w:t>
      </w:r>
      <w:r w:rsidRPr="00FD0D54">
        <w:rPr>
          <w:rFonts w:ascii="Times New Roman" w:eastAsia="楷体" w:hAnsi="Times New Roman" w:cs="Times New Roman" w:hint="eastAsia"/>
          <w:iCs/>
        </w:rPr>
        <w:t>S</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D</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截止，</w:t>
      </w:r>
      <w:r w:rsidRPr="00FD0D54">
        <w:rPr>
          <w:rFonts w:ascii="Times New Roman" w:eastAsia="楷体" w:hAnsi="Times New Roman" w:cs="Times New Roman" w:hint="eastAsia"/>
          <w:iCs/>
        </w:rPr>
        <w:t>L</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存储能量同时电流上升，</w:t>
      </w:r>
      <w:r w:rsidRPr="00FD0D54">
        <w:rPr>
          <w:rFonts w:ascii="Times New Roman" w:eastAsia="楷体" w:hAnsi="Times New Roman" w:cs="Times New Roman" w:hint="eastAsia"/>
          <w:iCs/>
        </w:rPr>
        <w:t>C</w:t>
      </w:r>
      <w:r w:rsidRPr="00FD0D54">
        <w:rPr>
          <w:rFonts w:ascii="Times New Roman" w:eastAsia="楷体" w:hAnsi="Times New Roman" w:cs="Times New Roman" w:hint="eastAsia"/>
          <w:iCs/>
        </w:rPr>
        <w:t>充电；</w:t>
      </w:r>
    </w:p>
    <w:p w14:paraId="045AAE87" w14:textId="77777777" w:rsidR="004C63F4" w:rsidRPr="00FD0D54" w:rsidRDefault="004C63F4" w:rsidP="004C63F4">
      <w:pPr>
        <w:spacing w:line="360" w:lineRule="auto"/>
        <w:ind w:firstLineChars="200" w:firstLine="420"/>
        <w:rPr>
          <w:rFonts w:ascii="Times New Roman" w:eastAsia="楷体" w:hAnsi="Times New Roman" w:cs="Times New Roman"/>
          <w:iCs/>
        </w:rPr>
      </w:pPr>
      <w:r w:rsidRPr="00FD0D54">
        <w:rPr>
          <w:rFonts w:ascii="Times New Roman" w:eastAsia="楷体" w:hAnsi="Times New Roman" w:cs="Times New Roman" w:hint="eastAsia"/>
          <w:iCs/>
        </w:rPr>
        <w:t>阶段二，</w:t>
      </w:r>
      <w:r w:rsidRPr="00FD0D54">
        <w:rPr>
          <w:rFonts w:ascii="Times New Roman" w:eastAsia="楷体" w:hAnsi="Times New Roman" w:cs="Times New Roman" w:hint="eastAsia"/>
          <w:iCs/>
        </w:rPr>
        <w:t>S</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S</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截止，</w:t>
      </w:r>
      <w:r w:rsidRPr="00FD0D54">
        <w:rPr>
          <w:rFonts w:ascii="Times New Roman" w:eastAsia="楷体" w:hAnsi="Times New Roman" w:cs="Times New Roman" w:hint="eastAsia"/>
          <w:iCs/>
        </w:rPr>
        <w:t>D</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D</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续流，</w:t>
      </w:r>
      <w:r w:rsidRPr="00FD0D54">
        <w:rPr>
          <w:rFonts w:ascii="Times New Roman" w:eastAsia="楷体" w:hAnsi="Times New Roman" w:cs="Times New Roman" w:hint="eastAsia"/>
          <w:iCs/>
        </w:rPr>
        <w:t>L</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L</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的电流减小，</w:t>
      </w:r>
      <w:r w:rsidRPr="00FD0D54">
        <w:rPr>
          <w:rFonts w:ascii="Times New Roman" w:eastAsia="楷体" w:hAnsi="Times New Roman" w:cs="Times New Roman" w:hint="eastAsia"/>
          <w:iCs/>
        </w:rPr>
        <w:t>C</w:t>
      </w:r>
      <w:r w:rsidRPr="00FD0D54">
        <w:rPr>
          <w:rFonts w:ascii="Times New Roman" w:eastAsia="楷体" w:hAnsi="Times New Roman" w:cs="Times New Roman" w:hint="eastAsia"/>
          <w:iCs/>
        </w:rPr>
        <w:t>放电；</w:t>
      </w:r>
    </w:p>
    <w:p w14:paraId="25E61695" w14:textId="77777777" w:rsidR="004C63F4" w:rsidRPr="00FD0D54" w:rsidRDefault="004C63F4" w:rsidP="004C63F4">
      <w:pPr>
        <w:spacing w:line="360" w:lineRule="auto"/>
        <w:ind w:firstLineChars="200" w:firstLine="420"/>
        <w:rPr>
          <w:rFonts w:ascii="Times New Roman" w:eastAsia="楷体" w:hAnsi="Times New Roman" w:cs="Times New Roman"/>
          <w:iCs/>
        </w:rPr>
      </w:pPr>
      <w:r w:rsidRPr="00FD0D54">
        <w:rPr>
          <w:rFonts w:ascii="Times New Roman" w:eastAsia="楷体" w:hAnsi="Times New Roman" w:cs="Times New Roman" w:hint="eastAsia"/>
          <w:iCs/>
        </w:rPr>
        <w:t>阶段三，</w:t>
      </w:r>
      <w:r w:rsidRPr="00FD0D54">
        <w:rPr>
          <w:rFonts w:ascii="Times New Roman" w:eastAsia="楷体" w:hAnsi="Times New Roman" w:cs="Times New Roman" w:hint="eastAsia"/>
          <w:iCs/>
        </w:rPr>
        <w:t>S</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导通，</w:t>
      </w:r>
      <w:r w:rsidRPr="00FD0D54">
        <w:rPr>
          <w:rFonts w:ascii="Times New Roman" w:eastAsia="楷体" w:hAnsi="Times New Roman" w:cs="Times New Roman" w:hint="eastAsia"/>
          <w:iCs/>
        </w:rPr>
        <w:t>D</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续流，</w:t>
      </w:r>
      <w:r w:rsidRPr="00FD0D54">
        <w:rPr>
          <w:rFonts w:ascii="Times New Roman" w:eastAsia="楷体" w:hAnsi="Times New Roman" w:cs="Times New Roman" w:hint="eastAsia"/>
          <w:iCs/>
        </w:rPr>
        <w:t>S</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w:t>
      </w:r>
      <w:r w:rsidRPr="00FD0D54">
        <w:rPr>
          <w:rFonts w:ascii="Times New Roman" w:eastAsia="楷体" w:hAnsi="Times New Roman" w:cs="Times New Roman" w:hint="eastAsia"/>
          <w:iCs/>
        </w:rPr>
        <w:t>D</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截止，</w:t>
      </w:r>
      <w:r w:rsidRPr="00FD0D54">
        <w:rPr>
          <w:rFonts w:ascii="Times New Roman" w:eastAsia="楷体" w:hAnsi="Times New Roman" w:cs="Times New Roman" w:hint="eastAsia"/>
          <w:iCs/>
        </w:rPr>
        <w:t>L</w:t>
      </w:r>
      <w:r w:rsidRPr="003A3A76">
        <w:rPr>
          <w:rFonts w:ascii="Times New Roman" w:eastAsia="楷体" w:hAnsi="Times New Roman" w:cs="Times New Roman" w:hint="eastAsia"/>
          <w:iCs/>
          <w:vertAlign w:val="subscript"/>
        </w:rPr>
        <w:t>2</w:t>
      </w:r>
      <w:r w:rsidRPr="00FD0D54">
        <w:rPr>
          <w:rFonts w:ascii="Times New Roman" w:eastAsia="楷体" w:hAnsi="Times New Roman" w:cs="Times New Roman" w:hint="eastAsia"/>
          <w:iCs/>
        </w:rPr>
        <w:t>存储能量同时电流上升，</w:t>
      </w:r>
      <w:r w:rsidRPr="00FD0D54">
        <w:rPr>
          <w:rFonts w:ascii="Times New Roman" w:eastAsia="楷体" w:hAnsi="Times New Roman" w:cs="Times New Roman" w:hint="eastAsia"/>
          <w:iCs/>
        </w:rPr>
        <w:t>C</w:t>
      </w:r>
      <w:r w:rsidRPr="00FD0D54">
        <w:rPr>
          <w:rFonts w:ascii="Times New Roman" w:eastAsia="楷体" w:hAnsi="Times New Roman" w:cs="Times New Roman" w:hint="eastAsia"/>
          <w:iCs/>
        </w:rPr>
        <w:t>充电；</w:t>
      </w:r>
    </w:p>
    <w:p w14:paraId="06FD2C0C" w14:textId="77777777" w:rsidR="004C63F4" w:rsidRPr="00FD0D54" w:rsidRDefault="004C63F4" w:rsidP="004C63F4">
      <w:pPr>
        <w:spacing w:line="360" w:lineRule="auto"/>
        <w:ind w:firstLineChars="200" w:firstLine="420"/>
        <w:rPr>
          <w:rFonts w:ascii="Times New Roman" w:eastAsia="楷体" w:hAnsi="Times New Roman" w:cs="Times New Roman"/>
          <w:iCs/>
        </w:rPr>
      </w:pPr>
      <w:r w:rsidRPr="00FD0D54">
        <w:rPr>
          <w:rFonts w:ascii="Times New Roman" w:eastAsia="楷体" w:hAnsi="Times New Roman" w:cs="Times New Roman" w:hint="eastAsia"/>
          <w:iCs/>
        </w:rPr>
        <w:t>阶段四，与阶段二完全相同，随后</w:t>
      </w:r>
      <w:r w:rsidRPr="00FD0D54">
        <w:rPr>
          <w:rFonts w:ascii="Times New Roman" w:eastAsia="楷体" w:hAnsi="Times New Roman" w:cs="Times New Roman" w:hint="eastAsia"/>
          <w:iCs/>
        </w:rPr>
        <w:t>S</w:t>
      </w:r>
      <w:r w:rsidRPr="003A3A76">
        <w:rPr>
          <w:rFonts w:ascii="Times New Roman" w:eastAsia="楷体" w:hAnsi="Times New Roman" w:cs="Times New Roman" w:hint="eastAsia"/>
          <w:iCs/>
          <w:vertAlign w:val="subscript"/>
        </w:rPr>
        <w:t>1</w:t>
      </w:r>
      <w:r w:rsidRPr="00FD0D54">
        <w:rPr>
          <w:rFonts w:ascii="Times New Roman" w:eastAsia="楷体" w:hAnsi="Times New Roman" w:cs="Times New Roman" w:hint="eastAsia"/>
          <w:iCs/>
        </w:rPr>
        <w:t>触发导通进入下一个工作循环。</w:t>
      </w:r>
    </w:p>
    <w:p w14:paraId="398F7AA3" w14:textId="40743B59" w:rsidR="004C63F4" w:rsidRDefault="004C63F4" w:rsidP="004C63F4">
      <w:pPr>
        <w:spacing w:line="360" w:lineRule="auto"/>
        <w:ind w:firstLineChars="200" w:firstLine="420"/>
        <w:rPr>
          <w:rFonts w:ascii="Times New Roman" w:eastAsia="楷体" w:hAnsi="Times New Roman" w:cs="Times New Roman"/>
          <w:iCs/>
        </w:rPr>
      </w:pPr>
      <w:r w:rsidRPr="00FD0D54">
        <w:rPr>
          <w:rFonts w:ascii="Times New Roman" w:eastAsia="楷体" w:hAnsi="Times New Roman" w:cs="Times New Roman" w:hint="eastAsia"/>
          <w:iCs/>
        </w:rPr>
        <w:t>当占空比大于</w:t>
      </w:r>
      <w:r w:rsidRPr="00FD0D54">
        <w:rPr>
          <w:rFonts w:ascii="Times New Roman" w:eastAsia="楷体" w:hAnsi="Times New Roman" w:cs="Times New Roman" w:hint="eastAsia"/>
          <w:iCs/>
        </w:rPr>
        <w:t>50%</w:t>
      </w:r>
      <w:r w:rsidRPr="00FD0D54">
        <w:rPr>
          <w:rFonts w:ascii="Times New Roman" w:eastAsia="楷体" w:hAnsi="Times New Roman" w:cs="Times New Roman" w:hint="eastAsia"/>
          <w:iCs/>
        </w:rPr>
        <w:t>时</w:t>
      </w:r>
      <w:r w:rsidR="00805AF3">
        <w:rPr>
          <w:rFonts w:ascii="Times New Roman" w:eastAsia="楷体" w:hAnsi="Times New Roman" w:cs="Times New Roman" w:hint="eastAsia"/>
          <w:iCs/>
        </w:rPr>
        <w:t>，</w:t>
      </w:r>
      <w:r w:rsidRPr="00FD0D54">
        <w:rPr>
          <w:rFonts w:ascii="Times New Roman" w:eastAsia="楷体" w:hAnsi="Times New Roman" w:cs="Times New Roman" w:hint="eastAsia"/>
          <w:iCs/>
        </w:rPr>
        <w:t>工作过程类似，只是少了二、四阶段两个开关都关断的情况，而多了两个开关都导通的情况</w:t>
      </w:r>
      <w:r w:rsidR="00F95275">
        <w:rPr>
          <w:rFonts w:ascii="Times New Roman" w:eastAsia="楷体" w:hAnsi="Times New Roman" w:cs="Times New Roman" w:hint="eastAsia"/>
          <w:iCs/>
        </w:rPr>
        <w:t>，因此有三个工作状态，</w:t>
      </w:r>
      <w:r w:rsidR="00910E94">
        <w:rPr>
          <w:rFonts w:ascii="Times New Roman" w:eastAsia="楷体" w:hAnsi="Times New Roman" w:cs="Times New Roman" w:hint="eastAsia"/>
          <w:iCs/>
        </w:rPr>
        <w:t>各阶段等效拓扑</w:t>
      </w:r>
      <w:r w:rsidR="00F95275">
        <w:rPr>
          <w:rFonts w:ascii="Times New Roman" w:eastAsia="楷体" w:hAnsi="Times New Roman" w:cs="Times New Roman" w:hint="eastAsia"/>
          <w:iCs/>
        </w:rPr>
        <w:t>如图</w:t>
      </w:r>
      <w:r w:rsidR="00F95275">
        <w:rPr>
          <w:rFonts w:ascii="Times New Roman" w:eastAsia="楷体" w:hAnsi="Times New Roman" w:cs="Times New Roman" w:hint="eastAsia"/>
          <w:iCs/>
        </w:rPr>
        <w:t>2</w:t>
      </w:r>
      <w:r w:rsidR="00F95275">
        <w:rPr>
          <w:rFonts w:ascii="Times New Roman" w:eastAsia="楷体" w:hAnsi="Times New Roman" w:cs="Times New Roman"/>
          <w:iCs/>
        </w:rPr>
        <w:t>.10</w:t>
      </w:r>
      <w:r w:rsidR="00F95275">
        <w:rPr>
          <w:rFonts w:ascii="Times New Roman" w:eastAsia="楷体" w:hAnsi="Times New Roman" w:cs="Times New Roman" w:hint="eastAsia"/>
          <w:iCs/>
        </w:rPr>
        <w:t>所示</w:t>
      </w:r>
      <w:r w:rsidRPr="00FD0D54">
        <w:rPr>
          <w:rFonts w:ascii="Times New Roman" w:eastAsia="楷体" w:hAnsi="Times New Roman" w:cs="Times New Roman" w:hint="eastAsia"/>
          <w:iCs/>
        </w:rPr>
        <w:t>。</w:t>
      </w:r>
    </w:p>
    <w:p w14:paraId="482345A0" w14:textId="51236DFC" w:rsidR="00910E94" w:rsidRDefault="00D33931" w:rsidP="007D7ADA">
      <w:pPr>
        <w:spacing w:line="360" w:lineRule="auto"/>
        <w:ind w:firstLineChars="200" w:firstLine="420"/>
        <w:jc w:val="center"/>
        <w:rPr>
          <w:rFonts w:ascii="Times New Roman" w:eastAsia="楷体" w:hAnsi="Times New Roman" w:cs="Times New Roman"/>
          <w:iCs/>
        </w:rPr>
      </w:pPr>
      <w:r>
        <w:rPr>
          <w:rFonts w:ascii="Times New Roman" w:eastAsia="楷体" w:hAnsi="Times New Roman" w:cs="Times New Roman"/>
          <w:iCs/>
        </w:rPr>
        <w:object w:dxaOrig="9372" w:dyaOrig="8857" w14:anchorId="075BAC9A">
          <v:shape id="_x0000_i1028" type="#_x0000_t75" style="width:249.4pt;height:206.35pt" o:ole="">
            <v:imagedata r:id="rId22" o:title=""/>
          </v:shape>
          <o:OLEObject Type="Embed" ProgID="Visio.Drawing.15" ShapeID="_x0000_i1028" DrawAspect="Content" ObjectID="_1732644252" r:id="rId23"/>
        </w:object>
      </w:r>
    </w:p>
    <w:p w14:paraId="2A846327" w14:textId="6B176562" w:rsidR="002B189D" w:rsidRDefault="002B189D" w:rsidP="007D7ADA">
      <w:pPr>
        <w:spacing w:line="360" w:lineRule="auto"/>
        <w:ind w:firstLineChars="200" w:firstLine="420"/>
        <w:jc w:val="center"/>
        <w:rPr>
          <w:rFonts w:ascii="Times New Roman" w:eastAsia="楷体" w:hAnsi="Times New Roman" w:cs="Times New Roman"/>
          <w:iCs/>
        </w:rPr>
      </w:pPr>
      <w:r>
        <w:rPr>
          <w:rFonts w:ascii="Times New Roman" w:eastAsia="楷体" w:hAnsi="Times New Roman" w:cs="Times New Roman" w:hint="eastAsia"/>
          <w:iCs/>
        </w:rPr>
        <w:t>图</w:t>
      </w:r>
      <w:r>
        <w:rPr>
          <w:rFonts w:ascii="Times New Roman" w:eastAsia="楷体" w:hAnsi="Times New Roman" w:cs="Times New Roman"/>
          <w:iCs/>
        </w:rPr>
        <w:t xml:space="preserve">2.10 </w:t>
      </w:r>
      <w:r w:rsidR="00130273" w:rsidRPr="00FD0D54">
        <w:rPr>
          <w:rFonts w:ascii="Times New Roman" w:eastAsia="楷体" w:hAnsi="Times New Roman" w:cs="Times New Roman" w:hint="eastAsia"/>
          <w:iCs/>
        </w:rPr>
        <w:t>交错</w:t>
      </w:r>
      <w:r w:rsidR="00130273" w:rsidRPr="00FD0D54">
        <w:rPr>
          <w:rFonts w:ascii="Times New Roman" w:eastAsia="楷体" w:hAnsi="Times New Roman" w:cs="Times New Roman" w:hint="eastAsia"/>
          <w:iCs/>
        </w:rPr>
        <w:t>B</w:t>
      </w:r>
      <w:r w:rsidR="00130273">
        <w:rPr>
          <w:rFonts w:ascii="Times New Roman" w:eastAsia="楷体" w:hAnsi="Times New Roman" w:cs="Times New Roman"/>
          <w:iCs/>
        </w:rPr>
        <w:t>uck</w:t>
      </w:r>
      <w:r w:rsidR="00EA6B9A">
        <w:rPr>
          <w:rFonts w:ascii="Times New Roman" w:eastAsia="楷体" w:hAnsi="Times New Roman" w:cs="Times New Roman"/>
          <w:iCs/>
        </w:rPr>
        <w:t xml:space="preserve"> 3</w:t>
      </w:r>
      <w:r w:rsidR="00130273" w:rsidRPr="00FD0D54">
        <w:rPr>
          <w:rFonts w:ascii="Times New Roman" w:eastAsia="楷体" w:hAnsi="Times New Roman" w:cs="Times New Roman" w:hint="eastAsia"/>
          <w:iCs/>
        </w:rPr>
        <w:t>个工作阶段的等效拓扑</w:t>
      </w:r>
      <w:r w:rsidR="00130273">
        <w:rPr>
          <w:rFonts w:ascii="Times New Roman" w:eastAsia="楷体" w:hAnsi="Times New Roman" w:cs="Times New Roman" w:hint="eastAsia"/>
          <w:iCs/>
        </w:rPr>
        <w:t>(</w:t>
      </w:r>
      <w:r w:rsidR="00130273">
        <w:rPr>
          <w:rFonts w:ascii="Times New Roman" w:eastAsia="楷体" w:hAnsi="Times New Roman" w:cs="Times New Roman"/>
          <w:iCs/>
        </w:rPr>
        <w:t>D</w:t>
      </w:r>
      <w:r w:rsidR="00EA6B9A">
        <w:rPr>
          <w:rFonts w:ascii="Times New Roman" w:eastAsia="楷体" w:hAnsi="Times New Roman" w:cs="Times New Roman"/>
          <w:iCs/>
        </w:rPr>
        <w:t>&gt;</w:t>
      </w:r>
      <w:r w:rsidR="00130273">
        <w:rPr>
          <w:rFonts w:ascii="Times New Roman" w:eastAsia="楷体" w:hAnsi="Times New Roman" w:cs="Times New Roman"/>
          <w:iCs/>
        </w:rPr>
        <w:t>0.5)</w:t>
      </w:r>
    </w:p>
    <w:p w14:paraId="0673E566" w14:textId="6A53F35C" w:rsidR="00AE7233" w:rsidRDefault="00AE7233" w:rsidP="00EF78D0">
      <w:pPr>
        <w:spacing w:line="360" w:lineRule="auto"/>
        <w:ind w:firstLineChars="300" w:firstLine="630"/>
        <w:rPr>
          <w:rFonts w:ascii="Times New Roman" w:eastAsia="楷体" w:hAnsi="Times New Roman" w:cs="Times New Roman"/>
          <w:iCs/>
        </w:rPr>
      </w:pPr>
      <w:r>
        <w:rPr>
          <w:rFonts w:ascii="Times New Roman" w:eastAsia="楷体" w:hAnsi="Times New Roman" w:cs="Times New Roman" w:hint="eastAsia"/>
          <w:iCs/>
        </w:rPr>
        <w:t>阶段一，</w:t>
      </w:r>
      <w:r>
        <w:rPr>
          <w:rFonts w:ascii="Times New Roman" w:eastAsia="楷体" w:hAnsi="Times New Roman" w:cs="Times New Roman" w:hint="eastAsia"/>
          <w:iCs/>
        </w:rPr>
        <w:t>S</w:t>
      </w:r>
      <w:r w:rsidRPr="00EF78D0">
        <w:rPr>
          <w:rFonts w:ascii="Times New Roman" w:eastAsia="楷体" w:hAnsi="Times New Roman" w:cs="Times New Roman"/>
          <w:iCs/>
          <w:vertAlign w:val="subscript"/>
        </w:rPr>
        <w:t>1</w:t>
      </w:r>
      <w:r>
        <w:rPr>
          <w:rFonts w:ascii="Times New Roman" w:eastAsia="楷体" w:hAnsi="Times New Roman" w:cs="Times New Roman" w:hint="eastAsia"/>
          <w:iCs/>
        </w:rPr>
        <w:t>触发导通</w:t>
      </w:r>
      <w:r w:rsidR="00B00234">
        <w:rPr>
          <w:rFonts w:ascii="Times New Roman" w:eastAsia="楷体" w:hAnsi="Times New Roman" w:cs="Times New Roman" w:hint="eastAsia"/>
          <w:iCs/>
        </w:rPr>
        <w:t>，</w:t>
      </w:r>
      <w:r w:rsidR="00B00234">
        <w:rPr>
          <w:rFonts w:ascii="Times New Roman" w:eastAsia="楷体" w:hAnsi="Times New Roman" w:cs="Times New Roman" w:hint="eastAsia"/>
          <w:iCs/>
        </w:rPr>
        <w:t>D</w:t>
      </w:r>
      <w:r w:rsidR="00B00234" w:rsidRPr="00EF78D0">
        <w:rPr>
          <w:rFonts w:ascii="Times New Roman" w:eastAsia="楷体" w:hAnsi="Times New Roman" w:cs="Times New Roman"/>
          <w:iCs/>
          <w:vertAlign w:val="subscript"/>
        </w:rPr>
        <w:t>2</w:t>
      </w:r>
      <w:r w:rsidR="00B00234">
        <w:rPr>
          <w:rFonts w:ascii="Times New Roman" w:eastAsia="楷体" w:hAnsi="Times New Roman" w:cs="Times New Roman" w:hint="eastAsia"/>
          <w:iCs/>
        </w:rPr>
        <w:t>续流，</w:t>
      </w:r>
      <w:r w:rsidR="00B00234">
        <w:rPr>
          <w:rFonts w:ascii="Times New Roman" w:eastAsia="楷体" w:hAnsi="Times New Roman" w:cs="Times New Roman" w:hint="eastAsia"/>
          <w:iCs/>
        </w:rPr>
        <w:t>S</w:t>
      </w:r>
      <w:r w:rsidR="00B00234" w:rsidRPr="00EF78D0">
        <w:rPr>
          <w:rFonts w:ascii="Times New Roman" w:eastAsia="楷体" w:hAnsi="Times New Roman" w:cs="Times New Roman"/>
          <w:iCs/>
          <w:vertAlign w:val="subscript"/>
        </w:rPr>
        <w:t>2</w:t>
      </w:r>
      <w:r w:rsidR="00B00234">
        <w:rPr>
          <w:rFonts w:ascii="Times New Roman" w:eastAsia="楷体" w:hAnsi="Times New Roman" w:cs="Times New Roman" w:hint="eastAsia"/>
          <w:iCs/>
        </w:rPr>
        <w:t>、</w:t>
      </w:r>
      <w:r w:rsidR="00B00234">
        <w:rPr>
          <w:rFonts w:ascii="Times New Roman" w:eastAsia="楷体" w:hAnsi="Times New Roman" w:cs="Times New Roman" w:hint="eastAsia"/>
          <w:iCs/>
        </w:rPr>
        <w:t>D</w:t>
      </w:r>
      <w:r w:rsidR="00B00234" w:rsidRPr="00EF78D0">
        <w:rPr>
          <w:rFonts w:ascii="Times New Roman" w:eastAsia="楷体" w:hAnsi="Times New Roman" w:cs="Times New Roman"/>
          <w:iCs/>
          <w:vertAlign w:val="subscript"/>
        </w:rPr>
        <w:t>1</w:t>
      </w:r>
      <w:r w:rsidR="00B00234">
        <w:rPr>
          <w:rFonts w:ascii="Times New Roman" w:eastAsia="楷体" w:hAnsi="Times New Roman" w:cs="Times New Roman" w:hint="eastAsia"/>
          <w:iCs/>
        </w:rPr>
        <w:t>截至，</w:t>
      </w:r>
      <w:r w:rsidR="00B00234" w:rsidRPr="00FD0D54">
        <w:rPr>
          <w:rFonts w:ascii="Times New Roman" w:eastAsia="楷体" w:hAnsi="Times New Roman" w:cs="Times New Roman" w:hint="eastAsia"/>
          <w:iCs/>
        </w:rPr>
        <w:t>L</w:t>
      </w:r>
      <w:r w:rsidR="00B00234" w:rsidRPr="00EF78D0">
        <w:rPr>
          <w:rFonts w:ascii="Times New Roman" w:eastAsia="楷体" w:hAnsi="Times New Roman" w:cs="Times New Roman" w:hint="eastAsia"/>
          <w:iCs/>
          <w:vertAlign w:val="subscript"/>
        </w:rPr>
        <w:t>1</w:t>
      </w:r>
      <w:r w:rsidR="00B00234" w:rsidRPr="00FD0D54">
        <w:rPr>
          <w:rFonts w:ascii="Times New Roman" w:eastAsia="楷体" w:hAnsi="Times New Roman" w:cs="Times New Roman" w:hint="eastAsia"/>
          <w:iCs/>
        </w:rPr>
        <w:t>存储能量同时电流上升，</w:t>
      </w:r>
      <w:r w:rsidR="00B00234" w:rsidRPr="00FD0D54">
        <w:rPr>
          <w:rFonts w:ascii="Times New Roman" w:eastAsia="楷体" w:hAnsi="Times New Roman" w:cs="Times New Roman" w:hint="eastAsia"/>
          <w:iCs/>
        </w:rPr>
        <w:t>C</w:t>
      </w:r>
      <w:r w:rsidR="00B00234" w:rsidRPr="00FD0D54">
        <w:rPr>
          <w:rFonts w:ascii="Times New Roman" w:eastAsia="楷体" w:hAnsi="Times New Roman" w:cs="Times New Roman" w:hint="eastAsia"/>
          <w:iCs/>
        </w:rPr>
        <w:t>充电；</w:t>
      </w:r>
    </w:p>
    <w:p w14:paraId="313A5978" w14:textId="76502D75" w:rsidR="00B00234" w:rsidRDefault="00B00234" w:rsidP="00EF78D0">
      <w:pPr>
        <w:spacing w:line="360" w:lineRule="auto"/>
        <w:ind w:firstLineChars="300" w:firstLine="630"/>
        <w:rPr>
          <w:rFonts w:ascii="Times New Roman" w:eastAsia="楷体" w:hAnsi="Times New Roman" w:cs="Times New Roman"/>
          <w:iCs/>
        </w:rPr>
      </w:pPr>
      <w:r>
        <w:rPr>
          <w:rFonts w:ascii="Times New Roman" w:eastAsia="楷体" w:hAnsi="Times New Roman" w:cs="Times New Roman" w:hint="eastAsia"/>
          <w:iCs/>
        </w:rPr>
        <w:t>阶段二，</w:t>
      </w:r>
      <w:r>
        <w:rPr>
          <w:rFonts w:ascii="Times New Roman" w:eastAsia="楷体" w:hAnsi="Times New Roman" w:cs="Times New Roman" w:hint="eastAsia"/>
          <w:iCs/>
        </w:rPr>
        <w:t>S</w:t>
      </w:r>
      <w:r w:rsidRPr="00EF78D0">
        <w:rPr>
          <w:rFonts w:ascii="Times New Roman" w:eastAsia="楷体" w:hAnsi="Times New Roman" w:cs="Times New Roman"/>
          <w:iCs/>
          <w:vertAlign w:val="subscript"/>
        </w:rPr>
        <w:t>1</w:t>
      </w:r>
      <w:r>
        <w:rPr>
          <w:rFonts w:ascii="Times New Roman" w:eastAsia="楷体" w:hAnsi="Times New Roman" w:cs="Times New Roman" w:hint="eastAsia"/>
          <w:iCs/>
        </w:rPr>
        <w:t>、</w:t>
      </w:r>
      <w:r>
        <w:rPr>
          <w:rFonts w:ascii="Times New Roman" w:eastAsia="楷体" w:hAnsi="Times New Roman" w:cs="Times New Roman"/>
          <w:iCs/>
        </w:rPr>
        <w:t>S</w:t>
      </w:r>
      <w:r w:rsidRPr="00EF78D0">
        <w:rPr>
          <w:rFonts w:ascii="Times New Roman" w:eastAsia="楷体" w:hAnsi="Times New Roman" w:cs="Times New Roman"/>
          <w:iCs/>
          <w:vertAlign w:val="subscript"/>
        </w:rPr>
        <w:t>2</w:t>
      </w:r>
      <w:r w:rsidR="00977F36">
        <w:rPr>
          <w:rFonts w:ascii="Times New Roman" w:eastAsia="楷体" w:hAnsi="Times New Roman" w:cs="Times New Roman" w:hint="eastAsia"/>
          <w:iCs/>
        </w:rPr>
        <w:t>触发</w:t>
      </w:r>
      <w:r>
        <w:rPr>
          <w:rFonts w:ascii="Times New Roman" w:eastAsia="楷体" w:hAnsi="Times New Roman" w:cs="Times New Roman" w:hint="eastAsia"/>
          <w:iCs/>
        </w:rPr>
        <w:t>导通，</w:t>
      </w:r>
      <w:r>
        <w:rPr>
          <w:rFonts w:ascii="Times New Roman" w:eastAsia="楷体" w:hAnsi="Times New Roman" w:cs="Times New Roman" w:hint="eastAsia"/>
          <w:iCs/>
        </w:rPr>
        <w:t>D</w:t>
      </w:r>
      <w:r w:rsidRPr="00EF78D0">
        <w:rPr>
          <w:rFonts w:ascii="Times New Roman" w:eastAsia="楷体" w:hAnsi="Times New Roman" w:cs="Times New Roman"/>
          <w:iCs/>
          <w:vertAlign w:val="subscript"/>
        </w:rPr>
        <w:t>1</w:t>
      </w:r>
      <w:r>
        <w:rPr>
          <w:rFonts w:ascii="Times New Roman" w:eastAsia="楷体" w:hAnsi="Times New Roman" w:cs="Times New Roman" w:hint="eastAsia"/>
          <w:iCs/>
        </w:rPr>
        <w:t>、</w:t>
      </w:r>
      <w:r>
        <w:rPr>
          <w:rFonts w:ascii="Times New Roman" w:eastAsia="楷体" w:hAnsi="Times New Roman" w:cs="Times New Roman" w:hint="eastAsia"/>
          <w:iCs/>
        </w:rPr>
        <w:t>D</w:t>
      </w:r>
      <w:r w:rsidRPr="00EF78D0">
        <w:rPr>
          <w:rFonts w:ascii="Times New Roman" w:eastAsia="楷体" w:hAnsi="Times New Roman" w:cs="Times New Roman"/>
          <w:iCs/>
          <w:vertAlign w:val="subscript"/>
        </w:rPr>
        <w:t>2</w:t>
      </w:r>
      <w:r>
        <w:rPr>
          <w:rFonts w:ascii="Times New Roman" w:eastAsia="楷体" w:hAnsi="Times New Roman" w:cs="Times New Roman" w:hint="eastAsia"/>
          <w:iCs/>
        </w:rPr>
        <w:t>截至，</w:t>
      </w:r>
      <w:r w:rsidR="009266DC">
        <w:rPr>
          <w:rFonts w:ascii="Times New Roman" w:eastAsia="楷体" w:hAnsi="Times New Roman" w:cs="Times New Roman" w:hint="eastAsia"/>
          <w:iCs/>
        </w:rPr>
        <w:t>L</w:t>
      </w:r>
      <w:r w:rsidR="009266DC" w:rsidRPr="00EF78D0">
        <w:rPr>
          <w:rFonts w:ascii="Times New Roman" w:eastAsia="楷体" w:hAnsi="Times New Roman" w:cs="Times New Roman"/>
          <w:iCs/>
          <w:vertAlign w:val="subscript"/>
        </w:rPr>
        <w:t>1</w:t>
      </w:r>
      <w:r w:rsidR="009266DC">
        <w:rPr>
          <w:rFonts w:ascii="Times New Roman" w:eastAsia="楷体" w:hAnsi="Times New Roman" w:cs="Times New Roman" w:hint="eastAsia"/>
          <w:iCs/>
        </w:rPr>
        <w:t>、</w:t>
      </w:r>
      <w:r w:rsidR="009266DC">
        <w:rPr>
          <w:rFonts w:ascii="Times New Roman" w:eastAsia="楷体" w:hAnsi="Times New Roman" w:cs="Times New Roman" w:hint="eastAsia"/>
          <w:iCs/>
        </w:rPr>
        <w:t>L</w:t>
      </w:r>
      <w:r w:rsidR="009266DC" w:rsidRPr="00EF78D0">
        <w:rPr>
          <w:rFonts w:ascii="Times New Roman" w:eastAsia="楷体" w:hAnsi="Times New Roman" w:cs="Times New Roman"/>
          <w:iCs/>
          <w:vertAlign w:val="subscript"/>
        </w:rPr>
        <w:t>2</w:t>
      </w:r>
      <w:r w:rsidR="009266DC">
        <w:rPr>
          <w:rFonts w:ascii="Times New Roman" w:eastAsia="楷体" w:hAnsi="Times New Roman" w:cs="Times New Roman" w:hint="eastAsia"/>
          <w:iCs/>
        </w:rPr>
        <w:t>存储能量同时电流上升，</w:t>
      </w:r>
      <w:r w:rsidR="009266DC">
        <w:rPr>
          <w:rFonts w:ascii="Times New Roman" w:eastAsia="楷体" w:hAnsi="Times New Roman" w:cs="Times New Roman" w:hint="eastAsia"/>
          <w:iCs/>
        </w:rPr>
        <w:t>C</w:t>
      </w:r>
      <w:r w:rsidR="009266DC">
        <w:rPr>
          <w:rFonts w:ascii="Times New Roman" w:eastAsia="楷体" w:hAnsi="Times New Roman" w:cs="Times New Roman" w:hint="eastAsia"/>
          <w:iCs/>
        </w:rPr>
        <w:t>充电；</w:t>
      </w:r>
    </w:p>
    <w:p w14:paraId="3AC2CA05" w14:textId="51BF38E8" w:rsidR="009266DC" w:rsidRDefault="009266DC" w:rsidP="00EF78D0">
      <w:pPr>
        <w:spacing w:line="360" w:lineRule="auto"/>
        <w:ind w:firstLineChars="300" w:firstLine="630"/>
        <w:rPr>
          <w:rFonts w:ascii="Times New Roman" w:eastAsia="楷体" w:hAnsi="Times New Roman" w:cs="Times New Roman"/>
          <w:iCs/>
        </w:rPr>
      </w:pPr>
      <w:r>
        <w:rPr>
          <w:rFonts w:ascii="Times New Roman" w:eastAsia="楷体" w:hAnsi="Times New Roman" w:cs="Times New Roman" w:hint="eastAsia"/>
          <w:iCs/>
        </w:rPr>
        <w:lastRenderedPageBreak/>
        <w:t>阶段三，</w:t>
      </w:r>
      <w:r>
        <w:rPr>
          <w:rFonts w:ascii="Times New Roman" w:eastAsia="楷体" w:hAnsi="Times New Roman" w:cs="Times New Roman" w:hint="eastAsia"/>
          <w:iCs/>
        </w:rPr>
        <w:t>S</w:t>
      </w:r>
      <w:r w:rsidR="00977F36" w:rsidRPr="00EF78D0">
        <w:rPr>
          <w:rFonts w:ascii="Times New Roman" w:eastAsia="楷体" w:hAnsi="Times New Roman" w:cs="Times New Roman"/>
          <w:iCs/>
          <w:vertAlign w:val="subscript"/>
        </w:rPr>
        <w:t>1</w:t>
      </w:r>
      <w:r w:rsidR="00977F36">
        <w:rPr>
          <w:rFonts w:ascii="Times New Roman" w:eastAsia="楷体" w:hAnsi="Times New Roman" w:cs="Times New Roman" w:hint="eastAsia"/>
          <w:iCs/>
        </w:rPr>
        <w:t>关断，</w:t>
      </w:r>
      <w:r w:rsidR="00977F36">
        <w:rPr>
          <w:rFonts w:ascii="Times New Roman" w:eastAsia="楷体" w:hAnsi="Times New Roman" w:cs="Times New Roman" w:hint="eastAsia"/>
          <w:iCs/>
        </w:rPr>
        <w:t>S</w:t>
      </w:r>
      <w:r w:rsidR="00977F36" w:rsidRPr="00EF78D0">
        <w:rPr>
          <w:rFonts w:ascii="Times New Roman" w:eastAsia="楷体" w:hAnsi="Times New Roman" w:cs="Times New Roman"/>
          <w:iCs/>
          <w:vertAlign w:val="subscript"/>
        </w:rPr>
        <w:t>2</w:t>
      </w:r>
      <w:r w:rsidR="00977F36">
        <w:rPr>
          <w:rFonts w:ascii="Times New Roman" w:eastAsia="楷体" w:hAnsi="Times New Roman" w:cs="Times New Roman" w:hint="eastAsia"/>
          <w:iCs/>
        </w:rPr>
        <w:t>仍然导通，</w:t>
      </w:r>
      <w:r w:rsidR="00977F36">
        <w:rPr>
          <w:rFonts w:ascii="Times New Roman" w:eastAsia="楷体" w:hAnsi="Times New Roman" w:cs="Times New Roman" w:hint="eastAsia"/>
          <w:iCs/>
        </w:rPr>
        <w:t>D</w:t>
      </w:r>
      <w:r w:rsidR="00977F36" w:rsidRPr="00EF78D0">
        <w:rPr>
          <w:rFonts w:ascii="Times New Roman" w:eastAsia="楷体" w:hAnsi="Times New Roman" w:cs="Times New Roman"/>
          <w:iCs/>
          <w:vertAlign w:val="subscript"/>
        </w:rPr>
        <w:t>1</w:t>
      </w:r>
      <w:r w:rsidR="00977F36">
        <w:rPr>
          <w:rFonts w:ascii="Times New Roman" w:eastAsia="楷体" w:hAnsi="Times New Roman" w:cs="Times New Roman" w:hint="eastAsia"/>
          <w:iCs/>
        </w:rPr>
        <w:t>续流，</w:t>
      </w:r>
      <w:r w:rsidR="00260203">
        <w:rPr>
          <w:rFonts w:ascii="Times New Roman" w:eastAsia="楷体" w:hAnsi="Times New Roman" w:cs="Times New Roman" w:hint="eastAsia"/>
          <w:iCs/>
        </w:rPr>
        <w:t>D</w:t>
      </w:r>
      <w:r w:rsidR="00260203" w:rsidRPr="00EF78D0">
        <w:rPr>
          <w:rFonts w:ascii="Times New Roman" w:eastAsia="楷体" w:hAnsi="Times New Roman" w:cs="Times New Roman"/>
          <w:iCs/>
          <w:vertAlign w:val="subscript"/>
        </w:rPr>
        <w:t>2</w:t>
      </w:r>
      <w:r w:rsidR="00260203">
        <w:rPr>
          <w:rFonts w:ascii="Times New Roman" w:eastAsia="楷体" w:hAnsi="Times New Roman" w:cs="Times New Roman" w:hint="eastAsia"/>
          <w:iCs/>
        </w:rPr>
        <w:t>截至，</w:t>
      </w:r>
      <w:r w:rsidR="00260203">
        <w:rPr>
          <w:rFonts w:ascii="Times New Roman" w:eastAsia="楷体" w:hAnsi="Times New Roman" w:cs="Times New Roman" w:hint="eastAsia"/>
          <w:iCs/>
        </w:rPr>
        <w:t>L</w:t>
      </w:r>
      <w:r w:rsidR="00260203" w:rsidRPr="00EF78D0">
        <w:rPr>
          <w:rFonts w:ascii="Times New Roman" w:eastAsia="楷体" w:hAnsi="Times New Roman" w:cs="Times New Roman"/>
          <w:iCs/>
          <w:vertAlign w:val="subscript"/>
        </w:rPr>
        <w:t>2</w:t>
      </w:r>
      <w:r w:rsidR="00260203">
        <w:rPr>
          <w:rFonts w:ascii="Times New Roman" w:eastAsia="楷体" w:hAnsi="Times New Roman" w:cs="Times New Roman" w:hint="eastAsia"/>
          <w:iCs/>
        </w:rPr>
        <w:t>存储能量同时电流上升，</w:t>
      </w:r>
      <w:r w:rsidR="00260203">
        <w:rPr>
          <w:rFonts w:ascii="Times New Roman" w:eastAsia="楷体" w:hAnsi="Times New Roman" w:cs="Times New Roman" w:hint="eastAsia"/>
          <w:iCs/>
        </w:rPr>
        <w:t>C</w:t>
      </w:r>
      <w:r w:rsidR="00260203">
        <w:rPr>
          <w:rFonts w:ascii="Times New Roman" w:eastAsia="楷体" w:hAnsi="Times New Roman" w:cs="Times New Roman" w:hint="eastAsia"/>
          <w:iCs/>
        </w:rPr>
        <w:t>充电。</w:t>
      </w:r>
    </w:p>
    <w:p w14:paraId="55A256A9" w14:textId="0B390043" w:rsidR="008D5B26" w:rsidRDefault="00DD7C03" w:rsidP="00EF78D0">
      <w:pPr>
        <w:spacing w:line="360" w:lineRule="auto"/>
        <w:ind w:firstLineChars="200" w:firstLine="420"/>
        <w:rPr>
          <w:rFonts w:ascii="Times New Roman" w:eastAsia="楷体" w:hAnsi="Times New Roman" w:cs="Times New Roman"/>
          <w:iCs/>
        </w:rPr>
      </w:pPr>
      <w:r>
        <w:rPr>
          <w:rFonts w:ascii="Times New Roman" w:eastAsia="楷体" w:hAnsi="Times New Roman" w:cs="Times New Roman"/>
          <w:iCs/>
        </w:rPr>
        <w:t xml:space="preserve"> </w:t>
      </w:r>
      <w:r>
        <w:rPr>
          <w:rFonts w:ascii="Times New Roman" w:eastAsia="楷体" w:hAnsi="Times New Roman" w:cs="Times New Roman" w:hint="eastAsia"/>
          <w:iCs/>
        </w:rPr>
        <w:t>与单相</w:t>
      </w:r>
      <w:r>
        <w:rPr>
          <w:rFonts w:ascii="Times New Roman" w:eastAsia="楷体" w:hAnsi="Times New Roman" w:cs="Times New Roman" w:hint="eastAsia"/>
          <w:iCs/>
        </w:rPr>
        <w:t>Buck</w:t>
      </w:r>
      <w:r>
        <w:rPr>
          <w:rFonts w:ascii="Times New Roman" w:eastAsia="楷体" w:hAnsi="Times New Roman" w:cs="Times New Roman" w:hint="eastAsia"/>
          <w:iCs/>
        </w:rPr>
        <w:t>类似的分析</w:t>
      </w:r>
      <w:r w:rsidR="00571422">
        <w:rPr>
          <w:rFonts w:ascii="Times New Roman" w:eastAsia="楷体" w:hAnsi="Times New Roman" w:cs="Times New Roman" w:hint="eastAsia"/>
          <w:iCs/>
        </w:rPr>
        <w:t>过程，可以得到双相交错</w:t>
      </w:r>
      <w:r w:rsidR="00571422">
        <w:rPr>
          <w:rFonts w:ascii="Times New Roman" w:eastAsia="楷体" w:hAnsi="Times New Roman" w:cs="Times New Roman" w:hint="eastAsia"/>
          <w:iCs/>
        </w:rPr>
        <w:t>Buck</w:t>
      </w:r>
      <w:r w:rsidR="00571422">
        <w:rPr>
          <w:rFonts w:ascii="Times New Roman" w:eastAsia="楷体" w:hAnsi="Times New Roman" w:cs="Times New Roman" w:hint="eastAsia"/>
          <w:iCs/>
        </w:rPr>
        <w:t>输出电压纹波</w:t>
      </w:r>
      <w:r w:rsidR="008F63EE">
        <w:rPr>
          <w:rFonts w:ascii="Times New Roman" w:eastAsia="楷体" w:hAnsi="Times New Roman" w:cs="Times New Roman" w:hint="eastAsia"/>
          <w:iCs/>
        </w:rPr>
        <w:t>和</w:t>
      </w:r>
      <w:r w:rsidR="000C5181">
        <w:rPr>
          <w:rFonts w:ascii="Times New Roman" w:eastAsia="楷体" w:hAnsi="Times New Roman" w:cs="Times New Roman" w:hint="eastAsia"/>
          <w:iCs/>
        </w:rPr>
        <w:t>输出</w:t>
      </w:r>
      <w:r w:rsidR="008F63EE">
        <w:rPr>
          <w:rFonts w:ascii="Times New Roman" w:eastAsia="楷体" w:hAnsi="Times New Roman" w:cs="Times New Roman" w:hint="eastAsia"/>
          <w:iCs/>
        </w:rPr>
        <w:t>电流纹波的计算公式为：</w:t>
      </w:r>
    </w:p>
    <w:p w14:paraId="575CD780" w14:textId="6387FF5F" w:rsidR="008F63EE" w:rsidRPr="00DC57F3" w:rsidRDefault="000803DC" w:rsidP="00EF78D0">
      <w:pPr>
        <w:spacing w:line="360" w:lineRule="auto"/>
        <w:ind w:firstLineChars="200" w:firstLine="420"/>
        <w:jc w:val="right"/>
        <w:rPr>
          <w:rFonts w:ascii="Times New Roman" w:eastAsia="楷体" w:hAnsi="Times New Roman" w:cs="Times New Roman"/>
          <w:iCs/>
        </w:rPr>
      </w:pPr>
      <m:oMath>
        <m:r>
          <m:rPr>
            <m:sty m:val="p"/>
          </m:rPr>
          <w:rPr>
            <w:rFonts w:ascii="Cambria Math" w:eastAsia="楷体" w:hAnsi="Cambria Math" w:cs="Times New Roman" w:hint="eastAsia"/>
          </w:rPr>
          <m:t>Δ</m:t>
        </m:r>
        <m:sSub>
          <m:sSubPr>
            <m:ctrlPr>
              <w:rPr>
                <w:rFonts w:ascii="Cambria Math" w:eastAsia="楷体" w:hAnsi="Cambria Math" w:cs="Times New Roman"/>
                <w:i/>
                <w:iCs/>
              </w:rPr>
            </m:ctrlPr>
          </m:sSubPr>
          <m:e>
            <m:r>
              <m:rPr>
                <m:sty m:val="p"/>
              </m:rPr>
              <w:rPr>
                <w:rFonts w:ascii="Cambria Math" w:eastAsia="楷体" w:hAnsi="Cambria Math" w:cs="Times New Roman"/>
              </w:rPr>
              <m:t>i</m:t>
            </m:r>
            <m:ctrlPr>
              <w:rPr>
                <w:rFonts w:ascii="Cambria Math" w:eastAsia="楷体" w:hAnsi="Cambria Math" w:cs="Times New Roman"/>
                <w:iCs/>
              </w:rPr>
            </m:ctrlPr>
          </m:e>
          <m:sub>
            <m:r>
              <m:rPr>
                <m:sty m:val="p"/>
              </m:rPr>
              <w:rPr>
                <w:rFonts w:ascii="Cambria Math" w:eastAsia="楷体" w:hAnsi="Cambria Math" w:cs="Times New Roman" w:hint="eastAsia"/>
              </w:rPr>
              <m:t>o</m:t>
            </m:r>
          </m:sub>
        </m:sSub>
        <m:r>
          <w:rPr>
            <w:rFonts w:ascii="Cambria Math" w:eastAsia="楷体" w:hAnsi="Cambria Math" w:cs="Times New Roman"/>
          </w:rPr>
          <m:t>=</m:t>
        </m:r>
        <m:d>
          <m:dPr>
            <m:begChr m:val="{"/>
            <m:endChr m:val=""/>
            <m:ctrlPr>
              <w:rPr>
                <w:rFonts w:ascii="Cambria Math" w:eastAsia="楷体" w:hAnsi="Cambria Math" w:cs="Times New Roman"/>
                <w:i/>
                <w:iCs/>
              </w:rPr>
            </m:ctrlPr>
          </m:dPr>
          <m:e>
            <m:eqArr>
              <m:eqArrPr>
                <m:ctrlPr>
                  <w:rPr>
                    <w:rFonts w:ascii="Cambria Math" w:eastAsia="楷体" w:hAnsi="Cambria Math" w:cs="Times New Roman"/>
                    <w:i/>
                    <w:iCs/>
                  </w:rPr>
                </m:ctrlPr>
              </m:eqArrPr>
              <m:e>
                <m:f>
                  <m:fPr>
                    <m:ctrlPr>
                      <w:rPr>
                        <w:rFonts w:ascii="Cambria Math" w:eastAsia="楷体" w:hAnsi="Cambria Math" w:cs="Times New Roman"/>
                        <w:iCs/>
                      </w:rPr>
                    </m:ctrlPr>
                  </m:fPr>
                  <m:num>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in</m:t>
                        </m:r>
                      </m:sub>
                    </m:sSub>
                  </m:num>
                  <m:den>
                    <m:r>
                      <w:rPr>
                        <w:rFonts w:ascii="Cambria Math" w:eastAsia="楷体" w:hAnsi="Cambria Math" w:cs="Times New Roman"/>
                      </w:rPr>
                      <m:t>L</m:t>
                    </m:r>
                    <m:r>
                      <w:rPr>
                        <w:rFonts w:ascii="Cambria Math" w:eastAsia="楷体" w:hAnsi="Cambria Math" w:cs="Times New Roman" w:hint="eastAsia"/>
                      </w:rPr>
                      <m:t>f</m:t>
                    </m:r>
                  </m:den>
                </m:f>
                <m:d>
                  <m:dPr>
                    <m:ctrlPr>
                      <w:rPr>
                        <w:rFonts w:ascii="Cambria Math" w:eastAsia="楷体" w:hAnsi="Cambria Math" w:cs="Times New Roman"/>
                        <w:i/>
                        <w:iCs/>
                      </w:rPr>
                    </m:ctrlPr>
                  </m:dPr>
                  <m:e>
                    <m:r>
                      <w:rPr>
                        <w:rFonts w:ascii="Cambria Math" w:eastAsia="楷体" w:hAnsi="Cambria Math" w:cs="Times New Roman"/>
                      </w:rPr>
                      <m:t>1-2D</m:t>
                    </m:r>
                  </m:e>
                </m:d>
                <m:r>
                  <w:rPr>
                    <w:rFonts w:ascii="Cambria Math" w:eastAsia="楷体" w:hAnsi="Cambria Math" w:cs="Times New Roman"/>
                  </w:rPr>
                  <m:t xml:space="preserve">D                               </m:t>
                </m:r>
                <m:d>
                  <m:dPr>
                    <m:ctrlPr>
                      <w:rPr>
                        <w:rFonts w:ascii="Cambria Math" w:eastAsia="楷体" w:hAnsi="Cambria Math" w:cs="Times New Roman"/>
                        <w:i/>
                      </w:rPr>
                    </m:ctrlPr>
                  </m:dPr>
                  <m:e>
                    <m:r>
                      <w:rPr>
                        <w:rFonts w:ascii="Cambria Math" w:eastAsia="楷体" w:hAnsi="Cambria Math" w:cs="Times New Roman"/>
                      </w:rPr>
                      <m:t>0&lt;D&lt;1</m:t>
                    </m:r>
                    <m:r>
                      <m:rPr>
                        <m:lit/>
                      </m:rPr>
                      <w:rPr>
                        <w:rFonts w:ascii="Cambria Math" w:eastAsia="楷体" w:hAnsi="Cambria Math" w:cs="Times New Roman"/>
                      </w:rPr>
                      <m:t>/</m:t>
                    </m:r>
                    <m:r>
                      <w:rPr>
                        <w:rFonts w:ascii="Cambria Math" w:eastAsia="楷体" w:hAnsi="Cambria Math" w:cs="Times New Roman"/>
                      </w:rPr>
                      <m:t>2</m:t>
                    </m:r>
                  </m:e>
                </m:d>
              </m:e>
              <m:e>
                <m:f>
                  <m:fPr>
                    <m:ctrlPr>
                      <w:rPr>
                        <w:rFonts w:ascii="Cambria Math" w:eastAsia="楷体" w:hAnsi="Cambria Math" w:cs="Times New Roman"/>
                        <w:i/>
                        <w:iCs/>
                      </w:rPr>
                    </m:ctrlPr>
                  </m:fPr>
                  <m:num>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in</m:t>
                        </m:r>
                      </m:sub>
                    </m:sSub>
                  </m:num>
                  <m:den>
                    <m:r>
                      <w:rPr>
                        <w:rFonts w:ascii="Cambria Math" w:eastAsia="楷体" w:hAnsi="Cambria Math" w:cs="Times New Roman"/>
                      </w:rPr>
                      <m:t>L</m:t>
                    </m:r>
                    <m:r>
                      <w:rPr>
                        <w:rFonts w:ascii="Cambria Math" w:eastAsia="楷体" w:hAnsi="Cambria Math" w:cs="Times New Roman" w:hint="eastAsia"/>
                      </w:rPr>
                      <m:t>f</m:t>
                    </m:r>
                  </m:den>
                </m:f>
                <m:d>
                  <m:dPr>
                    <m:ctrlPr>
                      <w:rPr>
                        <w:rFonts w:ascii="Cambria Math" w:eastAsia="楷体" w:hAnsi="Cambria Math" w:cs="Times New Roman"/>
                        <w:i/>
                      </w:rPr>
                    </m:ctrlPr>
                  </m:dPr>
                  <m:e>
                    <m:r>
                      <w:rPr>
                        <w:rFonts w:ascii="Cambria Math" w:eastAsia="楷体" w:hAnsi="Cambria Math" w:cs="Times New Roman"/>
                      </w:rPr>
                      <m:t>2-2D</m:t>
                    </m:r>
                  </m:e>
                </m:d>
                <m:d>
                  <m:dPr>
                    <m:ctrlPr>
                      <w:rPr>
                        <w:rFonts w:ascii="Cambria Math" w:eastAsia="楷体" w:hAnsi="Cambria Math" w:cs="Times New Roman"/>
                        <w:i/>
                      </w:rPr>
                    </m:ctrlPr>
                  </m:dPr>
                  <m:e>
                    <m:r>
                      <w:rPr>
                        <w:rFonts w:ascii="Cambria Math" w:eastAsia="楷体" w:hAnsi="Cambria Math" w:cs="Times New Roman"/>
                      </w:rPr>
                      <m:t>D-1</m:t>
                    </m:r>
                    <m:r>
                      <m:rPr>
                        <m:lit/>
                      </m:rPr>
                      <w:rPr>
                        <w:rFonts w:ascii="Cambria Math" w:eastAsia="楷体" w:hAnsi="Cambria Math" w:cs="Times New Roman"/>
                      </w:rPr>
                      <m:t>/</m:t>
                    </m:r>
                    <m:r>
                      <w:rPr>
                        <w:rFonts w:ascii="Cambria Math" w:eastAsia="楷体" w:hAnsi="Cambria Math" w:cs="Times New Roman"/>
                      </w:rPr>
                      <m:t>2</m:t>
                    </m:r>
                  </m:e>
                </m:d>
                <m:r>
                  <w:rPr>
                    <w:rFonts w:ascii="Cambria Math" w:eastAsia="楷体" w:hAnsi="Cambria Math" w:cs="Times New Roman"/>
                  </w:rPr>
                  <m:t xml:space="preserve">                </m:t>
                </m:r>
                <m:d>
                  <m:dPr>
                    <m:ctrlPr>
                      <w:rPr>
                        <w:rFonts w:ascii="Cambria Math" w:eastAsia="楷体" w:hAnsi="Cambria Math" w:cs="Times New Roman"/>
                        <w:i/>
                      </w:rPr>
                    </m:ctrlPr>
                  </m:dPr>
                  <m:e>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2&lt;D&lt;1</m:t>
                    </m:r>
                  </m:e>
                </m:d>
              </m:e>
            </m:eqArr>
          </m:e>
        </m:d>
      </m:oMath>
      <w:r w:rsidR="00EF78D0">
        <w:rPr>
          <w:rFonts w:ascii="Times New Roman" w:eastAsia="楷体" w:hAnsi="Times New Roman" w:cs="Times New Roman"/>
          <w:iCs/>
        </w:rPr>
        <w:tab/>
      </w:r>
      <w:r w:rsidR="00EF78D0">
        <w:rPr>
          <w:rFonts w:ascii="Times New Roman" w:eastAsia="楷体" w:hAnsi="Times New Roman" w:cs="Times New Roman"/>
          <w:iCs/>
        </w:rPr>
        <w:tab/>
      </w:r>
      <w:r w:rsidR="00EF78D0">
        <w:rPr>
          <w:rFonts w:ascii="Times New Roman" w:eastAsia="楷体" w:hAnsi="Times New Roman" w:cs="Times New Roman" w:hint="eastAsia"/>
          <w:iCs/>
          <w:sz w:val="24"/>
          <w:szCs w:val="28"/>
        </w:rPr>
        <w:t>(</w:t>
      </w:r>
      <w:r w:rsidR="00EF78D0" w:rsidRPr="00EF78D0">
        <w:rPr>
          <w:rFonts w:ascii="Times New Roman" w:eastAsia="楷体" w:hAnsi="Times New Roman" w:cs="Times New Roman"/>
          <w:iCs/>
          <w:sz w:val="24"/>
          <w:szCs w:val="28"/>
        </w:rPr>
        <w:t>2-2-15</w:t>
      </w:r>
      <w:r w:rsidR="00EF78D0">
        <w:rPr>
          <w:rFonts w:ascii="Times New Roman" w:eastAsia="楷体" w:hAnsi="Times New Roman" w:cs="Times New Roman"/>
          <w:iCs/>
          <w:sz w:val="24"/>
          <w:szCs w:val="28"/>
        </w:rPr>
        <w:t>)</w:t>
      </w:r>
    </w:p>
    <w:p w14:paraId="44B5AACF" w14:textId="0F79BBDB" w:rsidR="003344AD" w:rsidRPr="0015606B" w:rsidRDefault="00323B4E" w:rsidP="00EF78D0">
      <w:pPr>
        <w:spacing w:line="360" w:lineRule="auto"/>
        <w:ind w:firstLineChars="200" w:firstLine="440"/>
        <w:jc w:val="right"/>
        <w:rPr>
          <w:rFonts w:ascii="Times New Roman" w:eastAsia="楷体" w:hAnsi="Times New Roman" w:cs="Times New Roman"/>
          <w:iCs/>
        </w:rPr>
      </w:pPr>
      <m:oMath>
        <m:r>
          <m:rPr>
            <m:sty m:val="p"/>
          </m:rPr>
          <w:rPr>
            <w:rFonts w:ascii="Cambria Math" w:eastAsia="楷体" w:hAnsi="Cambria Math" w:cs="Times New Roman" w:hint="eastAsia"/>
            <w:sz w:val="22"/>
            <w:szCs w:val="24"/>
          </w:rPr>
          <m:t>Δ</m:t>
        </m:r>
        <m:sSub>
          <m:sSubPr>
            <m:ctrlPr>
              <w:rPr>
                <w:rFonts w:ascii="Cambria Math" w:eastAsia="楷体" w:hAnsi="Cambria Math" w:cs="Times New Roman"/>
                <w:i/>
                <w:iCs/>
                <w:sz w:val="22"/>
                <w:szCs w:val="24"/>
              </w:rPr>
            </m:ctrlPr>
          </m:sSubPr>
          <m:e>
            <m:r>
              <w:rPr>
                <w:rFonts w:ascii="Cambria Math" w:eastAsia="楷体" w:hAnsi="Cambria Math" w:cs="Times New Roman"/>
                <w:sz w:val="22"/>
                <w:szCs w:val="24"/>
              </w:rPr>
              <m:t>V</m:t>
            </m:r>
          </m:e>
          <m:sub>
            <m:r>
              <w:rPr>
                <w:rFonts w:ascii="Cambria Math" w:eastAsia="楷体" w:hAnsi="Cambria Math" w:cs="Times New Roman"/>
                <w:sz w:val="22"/>
                <w:szCs w:val="24"/>
              </w:rPr>
              <m:t>o</m:t>
            </m:r>
          </m:sub>
        </m:sSub>
        <m:r>
          <w:rPr>
            <w:rFonts w:ascii="Cambria Math" w:eastAsia="楷体" w:hAnsi="Cambria Math" w:cs="Times New Roman"/>
            <w:sz w:val="22"/>
            <w:szCs w:val="24"/>
          </w:rPr>
          <m:t>=</m:t>
        </m:r>
        <m:f>
          <m:fPr>
            <m:ctrlPr>
              <w:rPr>
                <w:rFonts w:ascii="Cambria Math" w:eastAsia="楷体" w:hAnsi="Cambria Math" w:cs="Times New Roman"/>
                <w:iCs/>
                <w:sz w:val="22"/>
                <w:szCs w:val="24"/>
              </w:rPr>
            </m:ctrlPr>
          </m:fPr>
          <m:num>
            <m:sSub>
              <m:sSubPr>
                <m:ctrlPr>
                  <w:rPr>
                    <w:rFonts w:ascii="Cambria Math" w:eastAsia="楷体" w:hAnsi="Cambria Math" w:cs="Times New Roman"/>
                    <w:i/>
                    <w:iCs/>
                    <w:sz w:val="22"/>
                    <w:szCs w:val="24"/>
                  </w:rPr>
                </m:ctrlPr>
              </m:sSubPr>
              <m:e>
                <m:r>
                  <w:rPr>
                    <w:rFonts w:ascii="Cambria Math" w:eastAsia="楷体" w:hAnsi="Cambria Math" w:cs="Times New Roman"/>
                    <w:sz w:val="22"/>
                    <w:szCs w:val="24"/>
                  </w:rPr>
                  <m:t>V</m:t>
                </m:r>
              </m:e>
              <m:sub>
                <m:r>
                  <w:rPr>
                    <w:rFonts w:ascii="Cambria Math" w:eastAsia="楷体" w:hAnsi="Cambria Math" w:cs="Times New Roman"/>
                    <w:sz w:val="22"/>
                    <w:szCs w:val="24"/>
                  </w:rPr>
                  <m:t>in</m:t>
                </m:r>
              </m:sub>
            </m:sSub>
            <m:d>
              <m:dPr>
                <m:ctrlPr>
                  <w:rPr>
                    <w:rFonts w:ascii="Cambria Math" w:eastAsia="楷体" w:hAnsi="Cambria Math" w:cs="Times New Roman"/>
                    <w:i/>
                    <w:iCs/>
                    <w:sz w:val="22"/>
                    <w:szCs w:val="24"/>
                  </w:rPr>
                </m:ctrlPr>
              </m:dPr>
              <m:e>
                <m:r>
                  <w:rPr>
                    <w:rFonts w:ascii="Cambria Math" w:eastAsia="楷体" w:hAnsi="Cambria Math" w:cs="Times New Roman"/>
                    <w:sz w:val="22"/>
                    <w:szCs w:val="24"/>
                  </w:rPr>
                  <m:t>1-D</m:t>
                </m:r>
              </m:e>
            </m:d>
            <m:r>
              <w:rPr>
                <w:rFonts w:ascii="Cambria Math" w:eastAsia="楷体" w:hAnsi="Cambria Math" w:cs="Times New Roman"/>
                <w:sz w:val="22"/>
                <w:szCs w:val="24"/>
              </w:rPr>
              <m:t>D</m:t>
            </m:r>
            <m:ctrlPr>
              <w:rPr>
                <w:rFonts w:ascii="Cambria Math" w:eastAsia="楷体" w:hAnsi="Cambria Math" w:cs="Times New Roman"/>
                <w:i/>
                <w:iCs/>
                <w:sz w:val="22"/>
                <w:szCs w:val="24"/>
              </w:rPr>
            </m:ctrlPr>
          </m:num>
          <m:den>
            <m:r>
              <w:rPr>
                <w:rFonts w:ascii="Cambria Math" w:eastAsia="楷体" w:hAnsi="Cambria Math" w:cs="Times New Roman"/>
                <w:sz w:val="22"/>
                <w:szCs w:val="24"/>
              </w:rPr>
              <m:t>8CL</m:t>
            </m:r>
            <m:sSup>
              <m:sSupPr>
                <m:ctrlPr>
                  <w:rPr>
                    <w:rFonts w:ascii="Cambria Math" w:eastAsia="楷体" w:hAnsi="Cambria Math" w:cs="Times New Roman"/>
                    <w:i/>
                    <w:iCs/>
                    <w:sz w:val="22"/>
                    <w:szCs w:val="24"/>
                  </w:rPr>
                </m:ctrlPr>
              </m:sSupPr>
              <m:e>
                <m:d>
                  <m:dPr>
                    <m:ctrlPr>
                      <w:rPr>
                        <w:rFonts w:ascii="Cambria Math" w:eastAsia="楷体" w:hAnsi="Cambria Math" w:cs="Times New Roman"/>
                        <w:i/>
                        <w:iCs/>
                        <w:sz w:val="22"/>
                        <w:szCs w:val="24"/>
                      </w:rPr>
                    </m:ctrlPr>
                  </m:dPr>
                  <m:e>
                    <m:r>
                      <w:rPr>
                        <w:rFonts w:ascii="Cambria Math" w:eastAsia="楷体" w:hAnsi="Cambria Math" w:cs="Times New Roman"/>
                        <w:sz w:val="22"/>
                        <w:szCs w:val="24"/>
                      </w:rPr>
                      <m:t>2</m:t>
                    </m:r>
                    <m:r>
                      <w:rPr>
                        <w:rFonts w:ascii="Cambria Math" w:eastAsia="楷体" w:hAnsi="Cambria Math" w:cs="Times New Roman" w:hint="eastAsia"/>
                        <w:sz w:val="22"/>
                        <w:szCs w:val="24"/>
                      </w:rPr>
                      <m:t>f</m:t>
                    </m:r>
                  </m:e>
                </m:d>
              </m:e>
              <m:sup>
                <m:r>
                  <w:rPr>
                    <w:rFonts w:ascii="Cambria Math" w:eastAsia="楷体" w:hAnsi="Cambria Math" w:cs="Times New Roman"/>
                    <w:sz w:val="22"/>
                    <w:szCs w:val="24"/>
                  </w:rPr>
                  <m:t>2</m:t>
                </m:r>
              </m:sup>
            </m:sSup>
            <m:ctrlPr>
              <w:rPr>
                <w:rFonts w:ascii="Cambria Math" w:eastAsia="楷体" w:hAnsi="Cambria Math" w:cs="Times New Roman"/>
                <w:i/>
                <w:iCs/>
                <w:sz w:val="22"/>
                <w:szCs w:val="24"/>
              </w:rPr>
            </m:ctrlPr>
          </m:den>
        </m:f>
      </m:oMath>
      <w:r w:rsidR="00EF78D0">
        <w:rPr>
          <w:rFonts w:ascii="Times New Roman" w:eastAsia="楷体" w:hAnsi="Times New Roman" w:cs="Times New Roman"/>
          <w:iCs/>
        </w:rPr>
        <w:tab/>
      </w:r>
      <w:r w:rsidR="00EF78D0">
        <w:rPr>
          <w:rFonts w:ascii="Times New Roman" w:eastAsia="楷体" w:hAnsi="Times New Roman" w:cs="Times New Roman"/>
          <w:iCs/>
        </w:rPr>
        <w:tab/>
      </w:r>
      <w:r w:rsidR="00EF78D0">
        <w:rPr>
          <w:rFonts w:ascii="Times New Roman" w:eastAsia="楷体" w:hAnsi="Times New Roman" w:cs="Times New Roman"/>
          <w:iCs/>
        </w:rPr>
        <w:tab/>
      </w:r>
      <w:r w:rsidR="00EF78D0">
        <w:rPr>
          <w:rFonts w:ascii="Times New Roman" w:eastAsia="楷体" w:hAnsi="Times New Roman" w:cs="Times New Roman"/>
          <w:iCs/>
        </w:rPr>
        <w:tab/>
      </w:r>
      <w:r w:rsidR="00EF78D0">
        <w:rPr>
          <w:rFonts w:ascii="Times New Roman" w:eastAsia="楷体" w:hAnsi="Times New Roman" w:cs="Times New Roman"/>
          <w:iCs/>
        </w:rPr>
        <w:tab/>
      </w:r>
      <w:r w:rsidR="00EF78D0">
        <w:rPr>
          <w:rFonts w:ascii="Times New Roman" w:eastAsia="楷体" w:hAnsi="Times New Roman" w:cs="Times New Roman"/>
          <w:iCs/>
        </w:rPr>
        <w:tab/>
      </w:r>
      <w:r w:rsidR="00EF78D0">
        <w:rPr>
          <w:rFonts w:ascii="Times New Roman" w:eastAsia="楷体" w:hAnsi="Times New Roman" w:cs="Times New Roman"/>
          <w:iCs/>
        </w:rPr>
        <w:tab/>
      </w:r>
      <w:r w:rsidR="00EF78D0">
        <w:rPr>
          <w:rFonts w:ascii="Times New Roman" w:eastAsia="楷体" w:hAnsi="Times New Roman" w:cs="Times New Roman"/>
          <w:iCs/>
        </w:rPr>
        <w:tab/>
      </w:r>
      <w:r w:rsidR="00EF78D0">
        <w:rPr>
          <w:rFonts w:ascii="Times New Roman" w:eastAsia="楷体" w:hAnsi="Times New Roman" w:cs="Times New Roman"/>
          <w:iCs/>
        </w:rPr>
        <w:tab/>
      </w:r>
      <w:r w:rsidR="00EF78D0" w:rsidRPr="00EF78D0">
        <w:rPr>
          <w:rFonts w:ascii="Times New Roman" w:eastAsia="楷体" w:hAnsi="Times New Roman" w:cs="Times New Roman" w:hint="eastAsia"/>
          <w:iCs/>
          <w:sz w:val="24"/>
          <w:szCs w:val="28"/>
        </w:rPr>
        <w:t>(2-2-</w:t>
      </w:r>
      <w:r w:rsidR="00EF78D0" w:rsidRPr="00EF78D0">
        <w:rPr>
          <w:rFonts w:ascii="Times New Roman" w:eastAsia="楷体" w:hAnsi="Times New Roman" w:cs="Times New Roman"/>
          <w:iCs/>
          <w:sz w:val="24"/>
          <w:szCs w:val="28"/>
        </w:rPr>
        <w:t>16)</w:t>
      </w:r>
    </w:p>
    <w:p w14:paraId="60955425" w14:textId="04226D9A" w:rsidR="004C63F4" w:rsidRDefault="004C63F4" w:rsidP="00CD1D41">
      <w:pPr>
        <w:pStyle w:val="4"/>
        <w:numPr>
          <w:ilvl w:val="1"/>
          <w:numId w:val="12"/>
        </w:numPr>
        <w:ind w:firstLineChars="0"/>
      </w:pPr>
      <w:r>
        <w:rPr>
          <w:rFonts w:hint="eastAsia"/>
        </w:rPr>
        <w:t>交错</w:t>
      </w:r>
      <w:r>
        <w:rPr>
          <w:rFonts w:hint="eastAsia"/>
        </w:rPr>
        <w:t>Buck</w:t>
      </w:r>
      <w:r>
        <w:rPr>
          <w:rFonts w:hint="eastAsia"/>
        </w:rPr>
        <w:t>变</w:t>
      </w:r>
      <w:r w:rsidRPr="00BA5AD3">
        <w:rPr>
          <w:rFonts w:hint="eastAsia"/>
        </w:rPr>
        <w:t>换器建模</w:t>
      </w:r>
    </w:p>
    <w:p w14:paraId="73943D12" w14:textId="2744BD94" w:rsidR="007021FC" w:rsidRDefault="0090248B" w:rsidP="0090248B">
      <w:pPr>
        <w:pStyle w:val="x"/>
        <w:ind w:firstLine="420"/>
      </w:pPr>
      <w:r>
        <w:rPr>
          <w:rFonts w:hint="eastAsia"/>
        </w:rPr>
        <w:t>开关变换器具有非线性、时变</w:t>
      </w:r>
      <w:r w:rsidR="00EF6197">
        <w:rPr>
          <w:rFonts w:hint="eastAsia"/>
        </w:rPr>
        <w:t>等特性，</w:t>
      </w:r>
      <w:r w:rsidR="00DA1AA8">
        <w:rPr>
          <w:rFonts w:hint="eastAsia"/>
        </w:rPr>
        <w:t>采用</w:t>
      </w:r>
      <w:r w:rsidR="00EF6197">
        <w:rPr>
          <w:rFonts w:hint="eastAsia"/>
        </w:rPr>
        <w:t>经典控制理论</w:t>
      </w:r>
      <w:r w:rsidR="00DA1AA8">
        <w:rPr>
          <w:rFonts w:hint="eastAsia"/>
        </w:rPr>
        <w:t>对其进行精准控制和调节难度较大，</w:t>
      </w:r>
      <w:r w:rsidR="00273175">
        <w:rPr>
          <w:rFonts w:hint="eastAsia"/>
        </w:rPr>
        <w:t>因此考虑为其建立交流小信号模</w:t>
      </w:r>
      <w:r w:rsidR="00B823E9">
        <w:rPr>
          <w:rFonts w:hint="eastAsia"/>
        </w:rPr>
        <w:t>型。</w:t>
      </w:r>
      <w:r w:rsidR="001E4A7D">
        <w:rPr>
          <w:rFonts w:hint="eastAsia"/>
        </w:rPr>
        <w:t>在建模前，做出以下假设：</w:t>
      </w:r>
    </w:p>
    <w:p w14:paraId="5A6211F1" w14:textId="0E04E4AB" w:rsidR="004C6200" w:rsidRDefault="004C6200" w:rsidP="004C6200">
      <w:pPr>
        <w:pStyle w:val="x"/>
        <w:numPr>
          <w:ilvl w:val="0"/>
          <w:numId w:val="13"/>
        </w:numPr>
        <w:ind w:firstLineChars="0"/>
      </w:pPr>
      <w:r>
        <w:rPr>
          <w:rFonts w:hint="eastAsia"/>
        </w:rPr>
        <w:t>忽略</w:t>
      </w:r>
      <w:r w:rsidR="000A2DA2">
        <w:rPr>
          <w:rFonts w:hint="eastAsia"/>
        </w:rPr>
        <w:t>电感、电容的电阻；</w:t>
      </w:r>
    </w:p>
    <w:p w14:paraId="60E37D64" w14:textId="1DC35BD1" w:rsidR="000A2DA2" w:rsidRPr="000A2DA2" w:rsidRDefault="000A2DA2" w:rsidP="004C6200">
      <w:pPr>
        <w:pStyle w:val="x"/>
        <w:numPr>
          <w:ilvl w:val="0"/>
          <w:numId w:val="13"/>
        </w:numPr>
        <w:ind w:firstLineChars="0"/>
      </w:pPr>
      <w:r>
        <w:rPr>
          <w:rFonts w:hint="eastAsia"/>
        </w:rPr>
        <w:t>变换器工作在</w:t>
      </w:r>
      <w:r w:rsidRPr="000A2DA2">
        <w:rPr>
          <w:rFonts w:cs="Times New Roman"/>
        </w:rPr>
        <w:t>CCM</w:t>
      </w:r>
      <w:r>
        <w:rPr>
          <w:rFonts w:cs="Times New Roman" w:hint="eastAsia"/>
        </w:rPr>
        <w:t>模式下；</w:t>
      </w:r>
    </w:p>
    <w:p w14:paraId="0229F0EB" w14:textId="66D43906" w:rsidR="000A2DA2" w:rsidRPr="0090285E" w:rsidRDefault="003F1951" w:rsidP="004C6200">
      <w:pPr>
        <w:pStyle w:val="x"/>
        <w:numPr>
          <w:ilvl w:val="0"/>
          <w:numId w:val="13"/>
        </w:numPr>
        <w:ind w:firstLineChars="0"/>
      </w:pPr>
      <w:r>
        <w:rPr>
          <w:rFonts w:cs="Times New Roman" w:hint="eastAsia"/>
        </w:rPr>
        <w:t>开关频率远大于交流小信号扰动分量频率</w:t>
      </w:r>
      <w:r w:rsidR="0090285E">
        <w:rPr>
          <w:rFonts w:cs="Times New Roman" w:hint="eastAsia"/>
        </w:rPr>
        <w:t>。</w:t>
      </w:r>
    </w:p>
    <w:p w14:paraId="6CFCBE92" w14:textId="6621A989" w:rsidR="0090285E" w:rsidRPr="007021FC" w:rsidRDefault="00D35EF9" w:rsidP="00BA5AD3">
      <w:pPr>
        <w:pStyle w:val="x"/>
        <w:ind w:firstLine="420"/>
      </w:pPr>
      <w:r>
        <w:rPr>
          <w:rFonts w:cs="Times New Roman" w:hint="eastAsia"/>
        </w:rPr>
        <w:t>电感、电容的等效电阻</w:t>
      </w:r>
      <w:r w:rsidR="00774346">
        <w:rPr>
          <w:rFonts w:cs="Times New Roman" w:hint="eastAsia"/>
        </w:rPr>
        <w:t>远小于负载电阻，对变换器的响应影响较小；</w:t>
      </w:r>
      <w:r w:rsidR="00360CD8">
        <w:rPr>
          <w:rFonts w:cs="Times New Roman" w:hint="eastAsia"/>
        </w:rPr>
        <w:t>可以通过合理的设计变换器支路电感值，可以保证变换器工作在</w:t>
      </w:r>
      <w:r w:rsidR="00360CD8">
        <w:rPr>
          <w:rFonts w:cs="Times New Roman" w:hint="eastAsia"/>
        </w:rPr>
        <w:t>CCM</w:t>
      </w:r>
      <w:r w:rsidR="00360CD8">
        <w:rPr>
          <w:rFonts w:cs="Times New Roman" w:hint="eastAsia"/>
        </w:rPr>
        <w:t>模式；</w:t>
      </w:r>
      <w:r w:rsidR="00FF6254">
        <w:rPr>
          <w:rFonts w:cs="Times New Roman" w:hint="eastAsia"/>
        </w:rPr>
        <w:t>开关频率在</w:t>
      </w:r>
      <w:r w:rsidR="00FF6254">
        <w:rPr>
          <w:rFonts w:cs="Times New Roman" w:hint="eastAsia"/>
        </w:rPr>
        <w:t>5</w:t>
      </w:r>
      <w:r w:rsidR="00FF6254">
        <w:rPr>
          <w:rFonts w:cs="Times New Roman"/>
        </w:rPr>
        <w:t>0</w:t>
      </w:r>
      <w:r w:rsidR="00FF6254">
        <w:rPr>
          <w:rFonts w:cs="Times New Roman" w:hint="eastAsia"/>
        </w:rPr>
        <w:t>k</w:t>
      </w:r>
      <w:r w:rsidR="00FF6254">
        <w:rPr>
          <w:rFonts w:cs="Times New Roman"/>
        </w:rPr>
        <w:t>Hz</w:t>
      </w:r>
      <w:r w:rsidR="00FF6254">
        <w:rPr>
          <w:rFonts w:cs="Times New Roman" w:hint="eastAsia"/>
        </w:rPr>
        <w:t>，</w:t>
      </w:r>
      <w:r w:rsidR="002A7BE9">
        <w:rPr>
          <w:rFonts w:cs="Times New Roman" w:hint="eastAsia"/>
        </w:rPr>
        <w:t>而交流小信号扰动</w:t>
      </w:r>
      <w:r w:rsidR="00216651">
        <w:rPr>
          <w:rFonts w:cs="Times New Roman" w:hint="eastAsia"/>
        </w:rPr>
        <w:t>分量的频率主要集中在</w:t>
      </w:r>
      <w:r w:rsidR="00216651">
        <w:rPr>
          <w:rFonts w:cs="Times New Roman" w:hint="eastAsia"/>
        </w:rPr>
        <w:t>1kH</w:t>
      </w:r>
      <w:r w:rsidR="00216651">
        <w:rPr>
          <w:rFonts w:cs="Times New Roman"/>
        </w:rPr>
        <w:t>z</w:t>
      </w:r>
      <w:r w:rsidR="00216651">
        <w:rPr>
          <w:rFonts w:cs="Times New Roman" w:hint="eastAsia"/>
        </w:rPr>
        <w:t>以下。因此以上假设是合理的。</w:t>
      </w:r>
    </w:p>
    <w:p w14:paraId="5F719D67" w14:textId="77777777" w:rsidR="004C63F4" w:rsidRPr="004C63F4" w:rsidRDefault="004C63F4" w:rsidP="004C63F4">
      <w:pPr>
        <w:spacing w:line="360" w:lineRule="auto"/>
        <w:ind w:firstLineChars="200" w:firstLine="420"/>
        <w:rPr>
          <w:rFonts w:ascii="Times New Roman" w:eastAsia="楷体" w:hAnsi="Times New Roman" w:cs="Times New Roman"/>
        </w:rPr>
      </w:pPr>
      <w:r w:rsidRPr="004C63F4">
        <w:rPr>
          <w:rFonts w:ascii="Times New Roman" w:eastAsia="楷体" w:hAnsi="Times New Roman" w:cs="Times New Roman" w:hint="eastAsia"/>
        </w:rPr>
        <w:t>开关周期变量平均值计算公式为：</w:t>
      </w:r>
    </w:p>
    <w:p w14:paraId="24B05688" w14:textId="72007955" w:rsidR="004C63F4" w:rsidRPr="004C63F4" w:rsidRDefault="004C63F4" w:rsidP="004C63F4">
      <w:pPr>
        <w:spacing w:line="360" w:lineRule="auto"/>
        <w:ind w:firstLineChars="200" w:firstLine="560"/>
        <w:jc w:val="right"/>
        <w:rPr>
          <w:rFonts w:ascii="Times New Roman" w:eastAsia="楷体" w:hAnsi="Times New Roman" w:cs="Times New Roman"/>
        </w:rPr>
      </w:pPr>
      <m:oMath>
        <m:r>
          <w:rPr>
            <w:rFonts w:ascii="Cambria Math" w:eastAsia="楷体" w:hAnsi="Cambria Math" w:cs="Times New Roman"/>
            <w:sz w:val="28"/>
            <w:szCs w:val="32"/>
          </w:rPr>
          <m:t>&lt;x(t)</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&gt;</m:t>
            </m:r>
          </m:e>
          <m:sub>
            <m:r>
              <w:rPr>
                <w:rFonts w:ascii="Cambria Math" w:eastAsia="楷体" w:hAnsi="Cambria Math" w:cs="Times New Roman"/>
                <w:sz w:val="28"/>
                <w:szCs w:val="32"/>
              </w:rPr>
              <m:t>T</m:t>
            </m:r>
          </m:sub>
        </m:sSub>
        <m:r>
          <w:rPr>
            <w:rFonts w:ascii="Cambria Math" w:eastAsia="楷体" w:hAnsi="Cambria Math" w:cs="Times New Roman"/>
            <w:sz w:val="28"/>
            <w:szCs w:val="32"/>
          </w:rPr>
          <m:t>=</m:t>
        </m:r>
        <m:f>
          <m:fPr>
            <m:ctrlPr>
              <w:rPr>
                <w:rFonts w:ascii="Cambria Math" w:eastAsia="楷体" w:hAnsi="Cambria Math" w:cs="Times New Roman"/>
                <w:sz w:val="28"/>
                <w:szCs w:val="32"/>
              </w:rPr>
            </m:ctrlPr>
          </m:fPr>
          <m:num>
            <m:r>
              <w:rPr>
                <w:rFonts w:ascii="Cambria Math" w:eastAsia="楷体" w:hAnsi="Cambria Math" w:cs="Times New Roman"/>
                <w:sz w:val="28"/>
                <w:szCs w:val="32"/>
              </w:rPr>
              <m:t>1</m:t>
            </m:r>
            <m:ctrlPr>
              <w:rPr>
                <w:rFonts w:ascii="Cambria Math" w:eastAsia="楷体" w:hAnsi="Cambria Math" w:cs="Times New Roman"/>
                <w:i/>
                <w:sz w:val="28"/>
                <w:szCs w:val="32"/>
              </w:rPr>
            </m:ctrlPr>
          </m:num>
          <m:den>
            <m:r>
              <w:rPr>
                <w:rFonts w:ascii="Cambria Math" w:eastAsia="楷体" w:hAnsi="Cambria Math" w:cs="Times New Roman"/>
                <w:sz w:val="28"/>
                <w:szCs w:val="32"/>
              </w:rPr>
              <m:t>T</m:t>
            </m:r>
            <m:ctrlPr>
              <w:rPr>
                <w:rFonts w:ascii="Cambria Math" w:eastAsia="楷体" w:hAnsi="Cambria Math" w:cs="Times New Roman"/>
                <w:i/>
                <w:sz w:val="28"/>
                <w:szCs w:val="32"/>
              </w:rPr>
            </m:ctrlPr>
          </m:den>
        </m:f>
        <m:nary>
          <m:naryPr>
            <m:ctrlPr>
              <w:rPr>
                <w:rFonts w:ascii="Cambria Math" w:eastAsia="楷体" w:hAnsi="Cambria Math" w:cs="Times New Roman"/>
                <w:sz w:val="28"/>
                <w:szCs w:val="32"/>
              </w:rPr>
            </m:ctrlPr>
          </m:naryPr>
          <m:sub>
            <m:r>
              <w:rPr>
                <w:rFonts w:ascii="Cambria Math" w:eastAsia="楷体" w:hAnsi="Cambria Math" w:cs="Times New Roman"/>
                <w:sz w:val="28"/>
                <w:szCs w:val="32"/>
              </w:rPr>
              <m:t>t</m:t>
            </m:r>
            <m:ctrlPr>
              <w:rPr>
                <w:rFonts w:ascii="Cambria Math" w:eastAsia="楷体" w:hAnsi="Cambria Math" w:cs="Times New Roman"/>
                <w:i/>
                <w:sz w:val="28"/>
                <w:szCs w:val="32"/>
              </w:rPr>
            </m:ctrlPr>
          </m:sub>
          <m:sup>
            <m:r>
              <w:rPr>
                <w:rFonts w:ascii="Cambria Math" w:eastAsia="楷体" w:hAnsi="Cambria Math" w:cs="Times New Roman"/>
                <w:sz w:val="28"/>
                <w:szCs w:val="32"/>
              </w:rPr>
              <m:t>t+T</m:t>
            </m:r>
            <m:ctrlPr>
              <w:rPr>
                <w:rFonts w:ascii="Cambria Math" w:eastAsia="楷体" w:hAnsi="Cambria Math" w:cs="Times New Roman"/>
                <w:i/>
                <w:sz w:val="28"/>
                <w:szCs w:val="32"/>
              </w:rPr>
            </m:ctrlPr>
          </m:sup>
          <m:e>
            <m:r>
              <w:rPr>
                <w:rFonts w:ascii="Cambria Math" w:eastAsia="楷体" w:hAnsi="Cambria Math" w:cs="Times New Roman"/>
                <w:sz w:val="28"/>
                <w:szCs w:val="32"/>
              </w:rPr>
              <m:t>x</m:t>
            </m:r>
            <m:d>
              <m:dPr>
                <m:ctrlPr>
                  <w:rPr>
                    <w:rFonts w:ascii="Cambria Math" w:eastAsia="楷体" w:hAnsi="Cambria Math" w:cs="Times New Roman"/>
                    <w:i/>
                    <w:sz w:val="28"/>
                    <w:szCs w:val="32"/>
                  </w:rPr>
                </m:ctrlPr>
              </m:dPr>
              <m:e>
                <m:r>
                  <m:rPr>
                    <m:sty m:val="p"/>
                  </m:rPr>
                  <w:rPr>
                    <w:rFonts w:ascii="Cambria Math" w:eastAsia="楷体" w:hAnsi="Cambria Math" w:cs="Times New Roman"/>
                    <w:sz w:val="28"/>
                    <w:szCs w:val="32"/>
                  </w:rPr>
                  <m:t>τ</m:t>
                </m:r>
              </m:e>
            </m:d>
            <m:r>
              <w:rPr>
                <w:rFonts w:ascii="Cambria Math" w:eastAsia="楷体" w:hAnsi="Cambria Math" w:cs="Times New Roman"/>
                <w:sz w:val="28"/>
                <w:szCs w:val="32"/>
              </w:rPr>
              <m:t>d</m:t>
            </m:r>
            <m:r>
              <m:rPr>
                <m:sty m:val="p"/>
              </m:rPr>
              <w:rPr>
                <w:rFonts w:ascii="Cambria Math" w:eastAsia="楷体" w:hAnsi="Cambria Math" w:cs="Times New Roman"/>
                <w:sz w:val="28"/>
                <w:szCs w:val="32"/>
              </w:rPr>
              <m:t>τ</m:t>
            </m:r>
            <m:ctrlPr>
              <w:rPr>
                <w:rFonts w:ascii="Cambria Math" w:eastAsia="楷体" w:hAnsi="Cambria Math" w:cs="Times New Roman"/>
                <w:i/>
                <w:sz w:val="28"/>
                <w:szCs w:val="32"/>
              </w:rPr>
            </m:ctrlPr>
          </m:e>
        </m:nary>
        <m:r>
          <w:rPr>
            <w:rFonts w:ascii="Cambria Math" w:eastAsia="楷体" w:hAnsi="Cambria Math" w:cs="Times New Roman"/>
            <w:sz w:val="28"/>
            <w:szCs w:val="32"/>
          </w:rPr>
          <m:t>=</m:t>
        </m:r>
        <m:f>
          <m:fPr>
            <m:ctrlPr>
              <w:rPr>
                <w:rFonts w:ascii="Cambria Math" w:eastAsia="楷体" w:hAnsi="Cambria Math" w:cs="Times New Roman"/>
                <w:sz w:val="28"/>
                <w:szCs w:val="32"/>
              </w:rPr>
            </m:ctrlPr>
          </m:fPr>
          <m:num>
            <m:r>
              <w:rPr>
                <w:rFonts w:ascii="Cambria Math" w:eastAsia="楷体" w:hAnsi="Cambria Math" w:cs="Times New Roman"/>
                <w:sz w:val="28"/>
                <w:szCs w:val="32"/>
              </w:rPr>
              <m:t>1</m:t>
            </m:r>
            <m:ctrlPr>
              <w:rPr>
                <w:rFonts w:ascii="Cambria Math" w:eastAsia="楷体" w:hAnsi="Cambria Math" w:cs="Times New Roman"/>
                <w:i/>
                <w:sz w:val="28"/>
                <w:szCs w:val="32"/>
              </w:rPr>
            </m:ctrlPr>
          </m:num>
          <m:den>
            <m:r>
              <w:rPr>
                <w:rFonts w:ascii="Cambria Math" w:eastAsia="楷体" w:hAnsi="Cambria Math" w:cs="Times New Roman"/>
                <w:sz w:val="28"/>
                <w:szCs w:val="32"/>
              </w:rPr>
              <m:t>T</m:t>
            </m:r>
            <m:ctrlPr>
              <w:rPr>
                <w:rFonts w:ascii="Cambria Math" w:eastAsia="楷体" w:hAnsi="Cambria Math" w:cs="Times New Roman"/>
                <w:i/>
                <w:sz w:val="28"/>
                <w:szCs w:val="32"/>
              </w:rPr>
            </m:ctrlPr>
          </m:den>
        </m:f>
        <m:nary>
          <m:naryPr>
            <m:ctrlPr>
              <w:rPr>
                <w:rFonts w:ascii="Cambria Math" w:eastAsia="楷体" w:hAnsi="Cambria Math" w:cs="Times New Roman"/>
                <w:sz w:val="28"/>
                <w:szCs w:val="32"/>
              </w:rPr>
            </m:ctrlPr>
          </m:naryPr>
          <m:sub>
            <m:r>
              <w:rPr>
                <w:rFonts w:ascii="Cambria Math" w:eastAsia="楷体" w:hAnsi="Cambria Math" w:cs="Times New Roman"/>
                <w:sz w:val="28"/>
                <w:szCs w:val="32"/>
              </w:rPr>
              <m:t>t</m:t>
            </m:r>
            <m:ctrlPr>
              <w:rPr>
                <w:rFonts w:ascii="Cambria Math" w:eastAsia="楷体" w:hAnsi="Cambria Math" w:cs="Times New Roman"/>
                <w:i/>
                <w:sz w:val="28"/>
                <w:szCs w:val="32"/>
              </w:rPr>
            </m:ctrlPr>
          </m:sub>
          <m:sup>
            <m:r>
              <w:rPr>
                <w:rFonts w:ascii="Cambria Math" w:eastAsia="楷体" w:hAnsi="Cambria Math" w:cs="Times New Roman"/>
                <w:sz w:val="28"/>
                <w:szCs w:val="32"/>
              </w:rPr>
              <m:t>t+</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T</m:t>
                </m:r>
              </m:e>
              <m:sub>
                <m:r>
                  <w:rPr>
                    <w:rFonts w:ascii="Cambria Math" w:eastAsia="楷体" w:hAnsi="Cambria Math" w:cs="Times New Roman"/>
                    <w:sz w:val="28"/>
                    <w:szCs w:val="32"/>
                  </w:rPr>
                  <m:t>on</m:t>
                </m:r>
              </m:sub>
            </m:sSub>
            <m:ctrlPr>
              <w:rPr>
                <w:rFonts w:ascii="Cambria Math" w:eastAsia="楷体" w:hAnsi="Cambria Math" w:cs="Times New Roman"/>
                <w:i/>
                <w:sz w:val="28"/>
                <w:szCs w:val="32"/>
              </w:rPr>
            </m:ctrlPr>
          </m:sup>
          <m:e>
            <m:r>
              <w:rPr>
                <w:rFonts w:ascii="Cambria Math" w:eastAsia="楷体" w:hAnsi="Cambria Math" w:cs="Times New Roman"/>
                <w:sz w:val="28"/>
                <w:szCs w:val="32"/>
              </w:rPr>
              <m:t>x</m:t>
            </m:r>
            <m:d>
              <m:dPr>
                <m:ctrlPr>
                  <w:rPr>
                    <w:rFonts w:ascii="Cambria Math" w:eastAsia="楷体" w:hAnsi="Cambria Math" w:cs="Times New Roman"/>
                    <w:i/>
                    <w:sz w:val="28"/>
                    <w:szCs w:val="32"/>
                  </w:rPr>
                </m:ctrlPr>
              </m:dPr>
              <m:e>
                <m:r>
                  <m:rPr>
                    <m:sty m:val="p"/>
                  </m:rPr>
                  <w:rPr>
                    <w:rFonts w:ascii="Cambria Math" w:eastAsia="楷体" w:hAnsi="Cambria Math" w:cs="Times New Roman"/>
                    <w:sz w:val="28"/>
                    <w:szCs w:val="32"/>
                  </w:rPr>
                  <m:t>τ</m:t>
                </m:r>
              </m:e>
            </m:d>
            <m:r>
              <w:rPr>
                <w:rFonts w:ascii="Cambria Math" w:eastAsia="楷体" w:hAnsi="Cambria Math" w:cs="Times New Roman"/>
                <w:sz w:val="28"/>
                <w:szCs w:val="32"/>
              </w:rPr>
              <m:t>d</m:t>
            </m:r>
            <m:r>
              <m:rPr>
                <m:sty m:val="p"/>
              </m:rPr>
              <w:rPr>
                <w:rFonts w:ascii="Cambria Math" w:eastAsia="楷体" w:hAnsi="Cambria Math" w:cs="Times New Roman"/>
                <w:sz w:val="28"/>
                <w:szCs w:val="32"/>
              </w:rPr>
              <m:t>τ</m:t>
            </m:r>
            <m:ctrlPr>
              <w:rPr>
                <w:rFonts w:ascii="Cambria Math" w:eastAsia="楷体" w:hAnsi="Cambria Math" w:cs="Times New Roman"/>
                <w:i/>
                <w:sz w:val="28"/>
                <w:szCs w:val="32"/>
              </w:rPr>
            </m:ctrlPr>
          </m:e>
        </m:nary>
        <m:r>
          <w:rPr>
            <w:rFonts w:ascii="Cambria Math" w:eastAsia="楷体" w:hAnsi="Cambria Math" w:cs="Times New Roman"/>
            <w:sz w:val="28"/>
            <w:szCs w:val="32"/>
          </w:rPr>
          <m:t>+</m:t>
        </m:r>
        <m:f>
          <m:fPr>
            <m:ctrlPr>
              <w:rPr>
                <w:rFonts w:ascii="Cambria Math" w:eastAsia="楷体" w:hAnsi="Cambria Math" w:cs="Times New Roman"/>
                <w:sz w:val="28"/>
                <w:szCs w:val="32"/>
              </w:rPr>
            </m:ctrlPr>
          </m:fPr>
          <m:num>
            <m:r>
              <w:rPr>
                <w:rFonts w:ascii="Cambria Math" w:eastAsia="楷体" w:hAnsi="Cambria Math" w:cs="Times New Roman"/>
                <w:sz w:val="28"/>
                <w:szCs w:val="32"/>
              </w:rPr>
              <m:t>1</m:t>
            </m:r>
            <m:ctrlPr>
              <w:rPr>
                <w:rFonts w:ascii="Cambria Math" w:eastAsia="楷体" w:hAnsi="Cambria Math" w:cs="Times New Roman"/>
                <w:i/>
                <w:sz w:val="28"/>
                <w:szCs w:val="32"/>
              </w:rPr>
            </m:ctrlPr>
          </m:num>
          <m:den>
            <m:r>
              <w:rPr>
                <w:rFonts w:ascii="Cambria Math" w:eastAsia="楷体" w:hAnsi="Cambria Math" w:cs="Times New Roman"/>
                <w:sz w:val="28"/>
                <w:szCs w:val="32"/>
              </w:rPr>
              <m:t>T</m:t>
            </m:r>
            <m:ctrlPr>
              <w:rPr>
                <w:rFonts w:ascii="Cambria Math" w:eastAsia="楷体" w:hAnsi="Cambria Math" w:cs="Times New Roman"/>
                <w:i/>
                <w:sz w:val="28"/>
                <w:szCs w:val="32"/>
              </w:rPr>
            </m:ctrlPr>
          </m:den>
        </m:f>
        <m:nary>
          <m:naryPr>
            <m:ctrlPr>
              <w:rPr>
                <w:rFonts w:ascii="Cambria Math" w:eastAsia="楷体" w:hAnsi="Cambria Math" w:cs="Times New Roman"/>
                <w:sz w:val="28"/>
                <w:szCs w:val="32"/>
              </w:rPr>
            </m:ctrlPr>
          </m:naryPr>
          <m:sub>
            <m:r>
              <w:rPr>
                <w:rFonts w:ascii="Cambria Math" w:eastAsia="楷体" w:hAnsi="Cambria Math" w:cs="Times New Roman"/>
                <w:sz w:val="28"/>
                <w:szCs w:val="32"/>
              </w:rPr>
              <m:t>t+</m:t>
            </m:r>
            <m:sSub>
              <m:sSubPr>
                <m:ctrlPr>
                  <w:rPr>
                    <w:rFonts w:ascii="Cambria Math" w:eastAsia="楷体" w:hAnsi="Cambria Math" w:cs="Times New Roman"/>
                    <w:i/>
                    <w:sz w:val="28"/>
                    <w:szCs w:val="32"/>
                  </w:rPr>
                </m:ctrlPr>
              </m:sSubPr>
              <m:e>
                <m:r>
                  <w:rPr>
                    <w:rFonts w:ascii="Cambria Math" w:eastAsia="楷体" w:hAnsi="Cambria Math" w:cs="Times New Roman"/>
                    <w:sz w:val="28"/>
                    <w:szCs w:val="32"/>
                  </w:rPr>
                  <m:t>T</m:t>
                </m:r>
              </m:e>
              <m:sub>
                <m:r>
                  <w:rPr>
                    <w:rFonts w:ascii="Cambria Math" w:eastAsia="楷体" w:hAnsi="Cambria Math" w:cs="Times New Roman"/>
                    <w:sz w:val="28"/>
                    <w:szCs w:val="32"/>
                  </w:rPr>
                  <m:t>on</m:t>
                </m:r>
              </m:sub>
            </m:sSub>
            <m:ctrlPr>
              <w:rPr>
                <w:rFonts w:ascii="Cambria Math" w:eastAsia="楷体" w:hAnsi="Cambria Math" w:cs="Times New Roman"/>
                <w:i/>
                <w:sz w:val="28"/>
                <w:szCs w:val="32"/>
              </w:rPr>
            </m:ctrlPr>
          </m:sub>
          <m:sup>
            <m:r>
              <w:rPr>
                <w:rFonts w:ascii="Cambria Math" w:eastAsia="楷体" w:hAnsi="Cambria Math" w:cs="Times New Roman"/>
                <w:sz w:val="28"/>
                <w:szCs w:val="32"/>
              </w:rPr>
              <m:t>t+T</m:t>
            </m:r>
            <m:ctrlPr>
              <w:rPr>
                <w:rFonts w:ascii="Cambria Math" w:eastAsia="楷体" w:hAnsi="Cambria Math" w:cs="Times New Roman"/>
                <w:i/>
                <w:sz w:val="28"/>
                <w:szCs w:val="32"/>
              </w:rPr>
            </m:ctrlPr>
          </m:sup>
          <m:e>
            <m:r>
              <w:rPr>
                <w:rFonts w:ascii="Cambria Math" w:eastAsia="楷体" w:hAnsi="Cambria Math" w:cs="Times New Roman"/>
                <w:sz w:val="28"/>
                <w:szCs w:val="32"/>
              </w:rPr>
              <m:t>x</m:t>
            </m:r>
            <m:d>
              <m:dPr>
                <m:ctrlPr>
                  <w:rPr>
                    <w:rFonts w:ascii="Cambria Math" w:eastAsia="楷体" w:hAnsi="Cambria Math" w:cs="Times New Roman"/>
                    <w:i/>
                    <w:sz w:val="28"/>
                    <w:szCs w:val="32"/>
                  </w:rPr>
                </m:ctrlPr>
              </m:dPr>
              <m:e>
                <m:r>
                  <m:rPr>
                    <m:sty m:val="p"/>
                  </m:rPr>
                  <w:rPr>
                    <w:rFonts w:ascii="Cambria Math" w:eastAsia="楷体" w:hAnsi="Cambria Math" w:cs="Times New Roman"/>
                    <w:sz w:val="28"/>
                    <w:szCs w:val="32"/>
                  </w:rPr>
                  <m:t>τ</m:t>
                </m:r>
              </m:e>
            </m:d>
            <m:r>
              <w:rPr>
                <w:rFonts w:ascii="Cambria Math" w:eastAsia="楷体" w:hAnsi="Cambria Math" w:cs="Times New Roman"/>
                <w:sz w:val="28"/>
                <w:szCs w:val="32"/>
              </w:rPr>
              <m:t>d</m:t>
            </m:r>
            <m:ctrlPr>
              <w:rPr>
                <w:rFonts w:ascii="Cambria Math" w:eastAsia="楷体" w:hAnsi="Cambria Math" w:cs="Times New Roman"/>
                <w:i/>
                <w:sz w:val="28"/>
                <w:szCs w:val="32"/>
              </w:rPr>
            </m:ctrlPr>
          </m:e>
        </m:nary>
        <m:r>
          <m:rPr>
            <m:sty m:val="p"/>
          </m:rPr>
          <w:rPr>
            <w:rFonts w:ascii="Cambria Math" w:eastAsia="楷体" w:hAnsi="Cambria Math" w:cs="Times New Roman"/>
            <w:sz w:val="28"/>
            <w:szCs w:val="32"/>
          </w:rPr>
          <m:t>τ</m:t>
        </m:r>
      </m:oMath>
      <w:r w:rsidRPr="004C63F4">
        <w:rPr>
          <w:rFonts w:ascii="Times New Roman" w:eastAsia="楷体" w:hAnsi="Times New Roman" w:cs="Times New Roman"/>
        </w:rPr>
        <w:tab/>
      </w:r>
      <w:r w:rsidRPr="004C63F4">
        <w:rPr>
          <w:rFonts w:ascii="Times New Roman" w:eastAsia="楷体" w:hAnsi="Times New Roman" w:cs="Times New Roman"/>
        </w:rPr>
        <w:tab/>
      </w:r>
      <w:r w:rsidR="00BA5AD3" w:rsidRPr="00EF78D0">
        <w:rPr>
          <w:rFonts w:ascii="Times New Roman" w:eastAsia="楷体" w:hAnsi="Times New Roman" w:cs="Times New Roman" w:hint="eastAsia"/>
          <w:iCs/>
          <w:sz w:val="24"/>
          <w:szCs w:val="28"/>
        </w:rPr>
        <w:t>(2-2-</w:t>
      </w:r>
      <w:r w:rsidR="00BA5AD3" w:rsidRPr="00EF78D0">
        <w:rPr>
          <w:rFonts w:ascii="Times New Roman" w:eastAsia="楷体" w:hAnsi="Times New Roman" w:cs="Times New Roman"/>
          <w:iCs/>
          <w:sz w:val="24"/>
          <w:szCs w:val="28"/>
        </w:rPr>
        <w:t>16)</w:t>
      </w:r>
    </w:p>
    <w:p w14:paraId="1BF45848" w14:textId="3286533E" w:rsidR="004C63F4" w:rsidRPr="004C63F4" w:rsidRDefault="004C63F4" w:rsidP="004C63F4">
      <w:pPr>
        <w:spacing w:line="360" w:lineRule="auto"/>
        <w:ind w:firstLineChars="200" w:firstLine="420"/>
        <w:rPr>
          <w:rFonts w:ascii="Times New Roman" w:eastAsia="楷体" w:hAnsi="Times New Roman" w:cs="Times New Roman"/>
        </w:rPr>
      </w:pPr>
      <w:r w:rsidRPr="004C63F4">
        <w:rPr>
          <w:rFonts w:ascii="Times New Roman" w:eastAsia="楷体" w:hAnsi="Times New Roman" w:cs="Times New Roman" w:hint="eastAsia"/>
        </w:rPr>
        <w:t>由第二节的分析可知，在占空比</w:t>
      </w:r>
      <w:r w:rsidRPr="004C63F4">
        <w:rPr>
          <w:rFonts w:ascii="Times New Roman" w:eastAsia="楷体" w:hAnsi="Times New Roman" w:cs="Times New Roman" w:hint="eastAsia"/>
        </w:rPr>
        <w:t>D</w:t>
      </w:r>
      <w:r w:rsidRPr="004C63F4">
        <w:rPr>
          <w:rFonts w:ascii="Times New Roman" w:eastAsia="楷体" w:hAnsi="Times New Roman" w:cs="Times New Roman" w:hint="eastAsia"/>
        </w:rPr>
        <w:t>≥</w:t>
      </w:r>
      <w:r w:rsidRPr="004C63F4">
        <w:rPr>
          <w:rFonts w:ascii="Times New Roman" w:eastAsia="楷体" w:hAnsi="Times New Roman" w:cs="Times New Roman" w:hint="eastAsia"/>
        </w:rPr>
        <w:t>0.5</w:t>
      </w:r>
      <w:r w:rsidRPr="004C63F4">
        <w:rPr>
          <w:rFonts w:ascii="Times New Roman" w:eastAsia="楷体" w:hAnsi="Times New Roman" w:cs="Times New Roman" w:hint="eastAsia"/>
        </w:rPr>
        <w:t>和</w:t>
      </w:r>
      <w:r w:rsidRPr="004C63F4">
        <w:rPr>
          <w:rFonts w:ascii="Times New Roman" w:eastAsia="楷体" w:hAnsi="Times New Roman" w:cs="Times New Roman" w:hint="eastAsia"/>
        </w:rPr>
        <w:t>D</w:t>
      </w:r>
      <w:r w:rsidRPr="004C63F4">
        <w:rPr>
          <w:rFonts w:ascii="Times New Roman" w:eastAsia="楷体" w:hAnsi="Times New Roman" w:cs="Times New Roman" w:hint="eastAsia"/>
        </w:rPr>
        <w:t>＜</w:t>
      </w:r>
      <w:r w:rsidRPr="004C63F4">
        <w:rPr>
          <w:rFonts w:ascii="Times New Roman" w:eastAsia="楷体" w:hAnsi="Times New Roman" w:cs="Times New Roman" w:hint="eastAsia"/>
        </w:rPr>
        <w:t>0.5</w:t>
      </w:r>
      <w:r w:rsidRPr="004C63F4">
        <w:rPr>
          <w:rFonts w:ascii="Times New Roman" w:eastAsia="楷体" w:hAnsi="Times New Roman" w:cs="Times New Roman" w:hint="eastAsia"/>
        </w:rPr>
        <w:t>时，变换器具有不同的工作阶段，接下来</w:t>
      </w:r>
      <w:r w:rsidR="005C13F7">
        <w:rPr>
          <w:rFonts w:ascii="Times New Roman" w:eastAsia="楷体" w:hAnsi="Times New Roman" w:cs="Times New Roman" w:hint="eastAsia"/>
        </w:rPr>
        <w:t>首</w:t>
      </w:r>
      <w:r w:rsidRPr="004C63F4">
        <w:rPr>
          <w:rFonts w:ascii="Times New Roman" w:eastAsia="楷体" w:hAnsi="Times New Roman" w:cs="Times New Roman" w:hint="eastAsia"/>
        </w:rPr>
        <w:t>先对</w:t>
      </w:r>
      <w:r w:rsidRPr="004C63F4">
        <w:rPr>
          <w:rFonts w:ascii="Times New Roman" w:eastAsia="楷体" w:hAnsi="Times New Roman" w:cs="Times New Roman" w:hint="eastAsia"/>
        </w:rPr>
        <w:t>D&lt;0.5</w:t>
      </w:r>
      <w:r w:rsidRPr="004C63F4">
        <w:rPr>
          <w:rFonts w:ascii="Times New Roman" w:eastAsia="楷体" w:hAnsi="Times New Roman" w:cs="Times New Roman" w:hint="eastAsia"/>
        </w:rPr>
        <w:t>的情况</w:t>
      </w:r>
      <w:r w:rsidR="006D1EE1">
        <w:rPr>
          <w:rFonts w:ascii="Times New Roman" w:eastAsia="楷体" w:hAnsi="Times New Roman" w:cs="Times New Roman" w:hint="eastAsia"/>
        </w:rPr>
        <w:t>，并</w:t>
      </w:r>
      <w:r w:rsidRPr="004C63F4">
        <w:rPr>
          <w:rFonts w:ascii="Times New Roman" w:eastAsia="楷体" w:hAnsi="Times New Roman" w:cs="Times New Roman" w:hint="eastAsia"/>
        </w:rPr>
        <w:t>对变换器进行建模。由于控制的要求，占空比</w:t>
      </w:r>
      <w:r w:rsidRPr="004C63F4">
        <w:rPr>
          <w:rFonts w:ascii="Times New Roman" w:eastAsia="楷体" w:hAnsi="Times New Roman" w:cs="Times New Roman" w:hint="eastAsia"/>
        </w:rPr>
        <w:t>D</w:t>
      </w:r>
      <w:r w:rsidRPr="004C63F4">
        <w:rPr>
          <w:rFonts w:ascii="Times New Roman" w:eastAsia="楷体" w:hAnsi="Times New Roman" w:cs="Times New Roman" w:hint="eastAsia"/>
        </w:rPr>
        <w:t>为一时间的函数，记为</w:t>
      </w:r>
      <w:r w:rsidRPr="004C63F4">
        <w:rPr>
          <w:rFonts w:ascii="Times New Roman" w:eastAsia="楷体" w:hAnsi="Times New Roman" w:cs="Times New Roman" w:hint="eastAsia"/>
        </w:rPr>
        <w:t>d</w:t>
      </w:r>
      <w:r w:rsidR="00E57C36">
        <w:rPr>
          <w:rFonts w:ascii="Times New Roman" w:eastAsia="楷体" w:hAnsi="Times New Roman" w:cs="Times New Roman"/>
          <w:vertAlign w:val="subscript"/>
        </w:rPr>
        <w:t>1</w:t>
      </w:r>
      <w:r w:rsidRPr="004C63F4">
        <w:rPr>
          <w:rFonts w:ascii="Times New Roman" w:eastAsia="楷体" w:hAnsi="Times New Roman" w:cs="Times New Roman"/>
        </w:rPr>
        <w:t>(t)</w:t>
      </w:r>
      <w:r w:rsidR="00AC7AE2" w:rsidRPr="004C63F4">
        <w:rPr>
          <w:rFonts w:ascii="Times New Roman" w:eastAsia="楷体" w:hAnsi="Times New Roman" w:cs="Times New Roman" w:hint="eastAsia"/>
        </w:rPr>
        <w:t>，</w:t>
      </w:r>
      <w:r w:rsidR="00AC7AE2">
        <w:rPr>
          <w:rFonts w:ascii="Times New Roman" w:eastAsia="楷体" w:hAnsi="Times New Roman" w:cs="Times New Roman" w:hint="eastAsia"/>
        </w:rPr>
        <w:t>d</w:t>
      </w:r>
      <w:r w:rsidR="00AC7AE2">
        <w:rPr>
          <w:rFonts w:ascii="Times New Roman" w:eastAsia="楷体" w:hAnsi="Times New Roman" w:cs="Times New Roman"/>
          <w:vertAlign w:val="subscript"/>
        </w:rPr>
        <w:t>2</w:t>
      </w:r>
      <w:r w:rsidR="00AC7AE2">
        <w:rPr>
          <w:rFonts w:ascii="Times New Roman" w:eastAsia="楷体" w:hAnsi="Times New Roman" w:cs="Times New Roman"/>
        </w:rPr>
        <w:t>(t)</w:t>
      </w:r>
      <w:r w:rsidRPr="004C63F4">
        <w:rPr>
          <w:rFonts w:ascii="Times New Roman" w:eastAsia="楷体" w:hAnsi="Times New Roman" w:cs="Times New Roman" w:hint="eastAsia"/>
        </w:rPr>
        <w:t>，当</w:t>
      </w:r>
      <w:r w:rsidRPr="004C63F4">
        <w:rPr>
          <w:rFonts w:ascii="Times New Roman" w:eastAsia="楷体" w:hAnsi="Times New Roman" w:cs="Times New Roman" w:hint="eastAsia"/>
        </w:rPr>
        <w:t>d</w:t>
      </w:r>
      <w:r w:rsidR="00AC7AE2">
        <w:rPr>
          <w:rFonts w:ascii="Times New Roman" w:eastAsia="楷体" w:hAnsi="Times New Roman" w:cs="Times New Roman"/>
          <w:vertAlign w:val="subscript"/>
        </w:rPr>
        <w:t>1,2</w:t>
      </w:r>
      <w:r w:rsidRPr="004C63F4">
        <w:rPr>
          <w:rFonts w:ascii="Times New Roman" w:eastAsia="楷体" w:hAnsi="Times New Roman" w:cs="Times New Roman"/>
        </w:rPr>
        <w:t>(t)&lt;0.5</w:t>
      </w:r>
      <w:r w:rsidRPr="004C63F4">
        <w:rPr>
          <w:rFonts w:ascii="Times New Roman" w:eastAsia="楷体" w:hAnsi="Times New Roman" w:cs="Times New Roman" w:hint="eastAsia"/>
        </w:rPr>
        <w:t>时，交错</w:t>
      </w:r>
      <w:r w:rsidRPr="004C63F4">
        <w:rPr>
          <w:rFonts w:ascii="Times New Roman" w:eastAsia="楷体" w:hAnsi="Times New Roman" w:cs="Times New Roman" w:hint="eastAsia"/>
        </w:rPr>
        <w:t>Buck</w:t>
      </w:r>
      <w:r w:rsidRPr="004C63F4">
        <w:rPr>
          <w:rFonts w:ascii="Times New Roman" w:eastAsia="楷体" w:hAnsi="Times New Roman" w:cs="Times New Roman" w:hint="eastAsia"/>
        </w:rPr>
        <w:t>一个开关周期内的工作阶段</w:t>
      </w:r>
      <w:r w:rsidRPr="005C13F7">
        <w:rPr>
          <w:rFonts w:ascii="Times New Roman" w:eastAsia="楷体" w:hAnsi="Times New Roman" w:cs="Times New Roman" w:hint="eastAsia"/>
        </w:rPr>
        <w:t>如图</w:t>
      </w:r>
      <w:r w:rsidRPr="005C13F7">
        <w:rPr>
          <w:rFonts w:ascii="Times New Roman" w:eastAsia="楷体" w:hAnsi="Times New Roman" w:cs="Times New Roman" w:hint="eastAsia"/>
        </w:rPr>
        <w:t>2.9</w:t>
      </w:r>
      <w:r w:rsidRPr="004C63F4">
        <w:rPr>
          <w:rFonts w:ascii="Times New Roman" w:eastAsia="楷体" w:hAnsi="Times New Roman" w:cs="Times New Roman" w:hint="eastAsia"/>
        </w:rPr>
        <w:t>所示，结合式</w:t>
      </w:r>
      <w:r w:rsidR="005C13F7" w:rsidRPr="00EF78D0">
        <w:rPr>
          <w:rFonts w:ascii="Times New Roman" w:eastAsia="楷体" w:hAnsi="Times New Roman" w:cs="Times New Roman" w:hint="eastAsia"/>
          <w:iCs/>
          <w:sz w:val="24"/>
          <w:szCs w:val="28"/>
        </w:rPr>
        <w:t>(2-2-</w:t>
      </w:r>
      <w:r w:rsidR="005C13F7" w:rsidRPr="00EF78D0">
        <w:rPr>
          <w:rFonts w:ascii="Times New Roman" w:eastAsia="楷体" w:hAnsi="Times New Roman" w:cs="Times New Roman"/>
          <w:iCs/>
          <w:sz w:val="24"/>
          <w:szCs w:val="28"/>
        </w:rPr>
        <w:t>1</w:t>
      </w:r>
      <w:r w:rsidR="005C13F7">
        <w:rPr>
          <w:rFonts w:ascii="Times New Roman" w:eastAsia="楷体" w:hAnsi="Times New Roman" w:cs="Times New Roman" w:hint="eastAsia"/>
          <w:iCs/>
          <w:sz w:val="24"/>
          <w:szCs w:val="28"/>
        </w:rPr>
        <w:t>6</w:t>
      </w:r>
      <w:r w:rsidR="005C13F7" w:rsidRPr="00EF78D0">
        <w:rPr>
          <w:rFonts w:ascii="Times New Roman" w:eastAsia="楷体" w:hAnsi="Times New Roman" w:cs="Times New Roman"/>
          <w:iCs/>
          <w:sz w:val="24"/>
          <w:szCs w:val="28"/>
        </w:rPr>
        <w:t>)</w:t>
      </w:r>
      <w:r w:rsidRPr="004C63F4">
        <w:rPr>
          <w:rFonts w:ascii="Times New Roman" w:eastAsia="楷体" w:hAnsi="Times New Roman" w:cs="Times New Roman" w:hint="eastAsia"/>
        </w:rPr>
        <w:t>可计算</w:t>
      </w:r>
      <w:r w:rsidR="00363675">
        <w:rPr>
          <w:rFonts w:ascii="Times New Roman" w:eastAsia="楷体" w:hAnsi="Times New Roman" w:cs="Times New Roman" w:hint="eastAsia"/>
        </w:rPr>
        <w:t>一个开关周期内</w:t>
      </w:r>
      <w:r w:rsidRPr="004C63F4">
        <w:rPr>
          <w:rFonts w:ascii="Times New Roman" w:eastAsia="楷体" w:hAnsi="Times New Roman" w:cs="Times New Roman" w:hint="eastAsia"/>
        </w:rPr>
        <w:t>两路电感电压平均值、电容电流平均值以及输入电流平均值：</w:t>
      </w:r>
    </w:p>
    <w:p w14:paraId="6E464272" w14:textId="1F92E129" w:rsidR="004C63F4" w:rsidRPr="00C93B99" w:rsidRDefault="004C63F4" w:rsidP="004769EF">
      <w:pPr>
        <w:spacing w:line="360" w:lineRule="auto"/>
        <w:ind w:firstLineChars="200" w:firstLine="420"/>
        <w:rPr>
          <w:rFonts w:ascii="Times New Roman" w:eastAsia="楷体" w:hAnsi="Times New Roman" w:cs="Times New Roman"/>
          <w:szCs w:val="21"/>
        </w:rPr>
      </w:pPr>
      <m:oMathPara>
        <m:oMathParaPr>
          <m:jc m:val="left"/>
        </m:oMathParaPr>
        <m:oMath>
          <m:r>
            <w:rPr>
              <w:rFonts w:ascii="Cambria Math" w:eastAsia="楷体" w:hAnsi="Cambria Math" w:cs="Times New Roman"/>
              <w:szCs w:val="21"/>
            </w:rPr>
            <m:t>T&lt;</m:t>
          </m:r>
          <m:sSub>
            <m:sSubPr>
              <m:ctrlPr>
                <w:rPr>
                  <w:rFonts w:ascii="Cambria Math" w:eastAsia="楷体" w:hAnsi="Cambria Math" w:cs="Times New Roman"/>
                  <w:i/>
                  <w:szCs w:val="21"/>
                </w:rPr>
              </m:ctrlPr>
            </m:sSubPr>
            <m:e>
              <m:r>
                <w:rPr>
                  <w:rFonts w:ascii="Cambria Math" w:eastAsia="楷体" w:hAnsi="Cambria Math" w:cs="Times New Roman"/>
                  <w:szCs w:val="21"/>
                </w:rPr>
                <m:t>V</m:t>
              </m:r>
            </m:e>
            <m:sub>
              <m:sSub>
                <m:sSubPr>
                  <m:ctrlPr>
                    <w:rPr>
                      <w:rFonts w:ascii="Cambria Math" w:eastAsia="楷体" w:hAnsi="Cambria Math" w:cs="Times New Roman"/>
                      <w:i/>
                      <w:szCs w:val="21"/>
                    </w:rPr>
                  </m:ctrlPr>
                </m:sSubPr>
                <m:e>
                  <m:r>
                    <w:rPr>
                      <w:rFonts w:ascii="Cambria Math" w:eastAsia="楷体" w:hAnsi="Cambria Math" w:cs="Times New Roman"/>
                      <w:szCs w:val="21"/>
                    </w:rPr>
                    <m:t>L</m:t>
                  </m:r>
                </m:e>
                <m:sub>
                  <m:r>
                    <w:rPr>
                      <w:rFonts w:ascii="Cambria Math" w:eastAsia="楷体" w:hAnsi="Cambria Math" w:cs="Times New Roman" w:hint="eastAsia"/>
                      <w:szCs w:val="21"/>
                    </w:rPr>
                    <m:t>1</m:t>
                  </m:r>
                </m:sub>
              </m:sSub>
            </m:sub>
          </m:sSub>
          <m:sSub>
            <m:sSubPr>
              <m:ctrlPr>
                <w:rPr>
                  <w:rFonts w:ascii="Cambria Math" w:eastAsia="楷体" w:hAnsi="Cambria Math" w:cs="Times New Roman"/>
                  <w:i/>
                  <w:szCs w:val="21"/>
                </w:rPr>
              </m:ctrlPr>
            </m:sSubPr>
            <m:e>
              <m:r>
                <w:rPr>
                  <w:rFonts w:ascii="Cambria Math" w:eastAsia="楷体" w:hAnsi="Cambria Math" w:cs="Times New Roman"/>
                  <w:szCs w:val="21"/>
                </w:rPr>
                <m:t>&gt;</m:t>
              </m:r>
            </m:e>
            <m:sub>
              <m:r>
                <w:rPr>
                  <w:rFonts w:ascii="Cambria Math" w:eastAsia="楷体" w:hAnsi="Cambria Math" w:cs="Times New Roman"/>
                  <w:szCs w:val="21"/>
                </w:rPr>
                <m:t>T</m:t>
              </m:r>
            </m:sub>
          </m:sSub>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ctrlPr>
                <w:rPr>
                  <w:rFonts w:ascii="Cambria Math" w:eastAsia="楷体" w:hAnsi="Cambria Math" w:cs="Times New Roman"/>
                  <w:i/>
                  <w:szCs w:val="21"/>
                </w:rPr>
              </m:ctrlPr>
            </m:sub>
            <m:sup>
              <m:r>
                <w:rPr>
                  <w:rFonts w:ascii="Cambria Math" w:eastAsia="楷体" w:hAnsi="Cambria Math" w:cs="Times New Roman"/>
                  <w:szCs w:val="21"/>
                </w:rPr>
                <m:t>t+T</m:t>
              </m:r>
              <m:ctrlPr>
                <w:rPr>
                  <w:rFonts w:ascii="Cambria Math" w:eastAsia="楷体" w:hAnsi="Cambria Math" w:cs="Times New Roman"/>
                  <w:i/>
                  <w:szCs w:val="21"/>
                </w:rPr>
              </m:ctrlPr>
            </m:sup>
            <m:e>
              <m:sSub>
                <m:sSubPr>
                  <m:ctrlPr>
                    <w:rPr>
                      <w:rFonts w:ascii="Cambria Math" w:eastAsia="楷体" w:hAnsi="Cambria Math" w:cs="Times New Roman"/>
                      <w:i/>
                      <w:szCs w:val="21"/>
                    </w:rPr>
                  </m:ctrlPr>
                </m:sSubPr>
                <m:e>
                  <m:r>
                    <w:rPr>
                      <w:rFonts w:ascii="Cambria Math" w:eastAsia="楷体" w:hAnsi="Cambria Math" w:cs="Times New Roman"/>
                      <w:szCs w:val="21"/>
                    </w:rPr>
                    <m:t>V</m:t>
                  </m:r>
                </m:e>
                <m:sub>
                  <m:sSub>
                    <m:sSubPr>
                      <m:ctrlPr>
                        <w:rPr>
                          <w:rFonts w:ascii="Cambria Math" w:eastAsia="楷体" w:hAnsi="Cambria Math" w:cs="Times New Roman"/>
                          <w:i/>
                          <w:szCs w:val="21"/>
                        </w:rPr>
                      </m:ctrlPr>
                    </m:sSubPr>
                    <m:e>
                      <m:r>
                        <w:rPr>
                          <w:rFonts w:ascii="Cambria Math" w:eastAsia="楷体" w:hAnsi="Cambria Math" w:cs="Times New Roman"/>
                          <w:szCs w:val="21"/>
                        </w:rPr>
                        <m:t>L</m:t>
                      </m:r>
                    </m:e>
                    <m:sub>
                      <m:r>
                        <w:rPr>
                          <w:rFonts w:ascii="Cambria Math" w:eastAsia="楷体" w:hAnsi="Cambria Math" w:cs="Times New Roman" w:hint="eastAsia"/>
                          <w:szCs w:val="21"/>
                        </w:rPr>
                        <m:t>1</m:t>
                      </m:r>
                    </m:sub>
                  </m:sSub>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r>
                <m:rPr>
                  <m:sty m:val="p"/>
                </m:rPr>
                <w:rPr>
                  <w:rFonts w:ascii="Cambria Math" w:eastAsia="楷体" w:hAnsi="Cambria Math" w:cs="Times New Roman"/>
                  <w:szCs w:val="21"/>
                </w:rPr>
                <m:t>τ</m:t>
              </m:r>
              <m:ctrlPr>
                <w:rPr>
                  <w:rFonts w:ascii="Cambria Math" w:eastAsia="楷体" w:hAnsi="Cambria Math" w:cs="Times New Roman"/>
                  <w:i/>
                  <w:szCs w:val="21"/>
                </w:rPr>
              </m:ctrlPr>
            </m:e>
          </m:nary>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ctrlPr>
                <w:rPr>
                  <w:rFonts w:ascii="Cambria Math" w:eastAsia="楷体" w:hAnsi="Cambria Math" w:cs="Times New Roman"/>
                  <w:i/>
                  <w:szCs w:val="21"/>
                </w:rPr>
              </m:ctrlPr>
            </m:sub>
            <m:sup>
              <m:r>
                <w:rPr>
                  <w:rFonts w:ascii="Cambria Math" w:eastAsia="楷体" w:hAnsi="Cambria Math" w:cs="Times New Roman"/>
                  <w:szCs w:val="21"/>
                </w:rPr>
                <m:t>t+T</m:t>
              </m:r>
              <m:sSub>
                <m:sSubPr>
                  <m:ctrlPr>
                    <w:rPr>
                      <w:rFonts w:ascii="Cambria Math" w:eastAsia="楷体" w:hAnsi="Cambria Math" w:cs="Times New Roman"/>
                      <w:i/>
                      <w:szCs w:val="21"/>
                    </w:rPr>
                  </m:ctrlPr>
                </m:sSubPr>
                <m:e>
                  <m:r>
                    <w:rPr>
                      <w:rFonts w:ascii="Cambria Math" w:eastAsia="楷体" w:hAnsi="Cambria Math" w:cs="Times New Roman"/>
                      <w:szCs w:val="21"/>
                    </w:rPr>
                    <m:t>d</m:t>
                  </m:r>
                </m:e>
                <m:sub>
                  <m:r>
                    <w:rPr>
                      <w:rFonts w:ascii="Cambria Math" w:eastAsia="楷体" w:hAnsi="Cambria Math" w:cs="Times New Roman"/>
                      <w:szCs w:val="21"/>
                    </w:rPr>
                    <m:t>1</m:t>
                  </m:r>
                </m:sub>
              </m:sSub>
              <m:d>
                <m:dPr>
                  <m:ctrlPr>
                    <w:rPr>
                      <w:rFonts w:ascii="Cambria Math" w:eastAsia="楷体" w:hAnsi="Cambria Math" w:cs="Times New Roman"/>
                      <w:i/>
                      <w:szCs w:val="21"/>
                    </w:rPr>
                  </m:ctrlPr>
                </m:dPr>
                <m:e>
                  <m:r>
                    <w:rPr>
                      <w:rFonts w:ascii="Cambria Math" w:eastAsia="楷体" w:hAnsi="Cambria Math" w:cs="Times New Roman"/>
                      <w:szCs w:val="21"/>
                    </w:rPr>
                    <m:t>t</m:t>
                  </m:r>
                </m:e>
              </m:d>
              <m:ctrlPr>
                <w:rPr>
                  <w:rFonts w:ascii="Cambria Math" w:eastAsia="楷体" w:hAnsi="Cambria Math" w:cs="Times New Roman"/>
                  <w:i/>
                  <w:szCs w:val="21"/>
                </w:rPr>
              </m:ctrlPr>
            </m:sup>
            <m:e>
              <m:sSub>
                <m:sSubPr>
                  <m:ctrlPr>
                    <w:rPr>
                      <w:rFonts w:ascii="Cambria Math" w:eastAsia="楷体" w:hAnsi="Cambria Math" w:cs="Times New Roman"/>
                      <w:i/>
                      <w:szCs w:val="21"/>
                    </w:rPr>
                  </m:ctrlPr>
                </m:sSubPr>
                <m:e>
                  <m:r>
                    <w:rPr>
                      <w:rFonts w:ascii="Cambria Math" w:eastAsia="楷体" w:hAnsi="Cambria Math" w:cs="Times New Roman"/>
                      <w:szCs w:val="21"/>
                    </w:rPr>
                    <m:t>V</m:t>
                  </m:r>
                </m:e>
                <m:sub>
                  <m:r>
                    <w:rPr>
                      <w:rFonts w:ascii="Cambria Math" w:eastAsia="楷体" w:hAnsi="Cambria Math" w:cs="Times New Roman"/>
                      <w:szCs w:val="21"/>
                    </w:rPr>
                    <m:t>i</m:t>
                  </m:r>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ctrlPr>
                <w:rPr>
                  <w:rFonts w:ascii="Cambria Math" w:eastAsia="楷体" w:hAnsi="Cambria Math" w:cs="Times New Roman"/>
                  <w:i/>
                  <w:szCs w:val="21"/>
                </w:rPr>
              </m:ctrlPr>
            </m:e>
          </m:nary>
          <m:r>
            <w:rPr>
              <w:rFonts w:ascii="Cambria Math" w:eastAsia="楷体" w:hAnsi="Cambria Math" w:cs="Times New Roman"/>
              <w:szCs w:val="21"/>
            </w:rPr>
            <m:t>-</m:t>
          </m:r>
          <m:sSub>
            <m:sSubPr>
              <m:ctrlPr>
                <w:rPr>
                  <w:rFonts w:ascii="Cambria Math" w:eastAsia="楷体" w:hAnsi="Cambria Math" w:cs="Times New Roman"/>
                  <w:i/>
                  <w:szCs w:val="21"/>
                </w:rPr>
              </m:ctrlPr>
            </m:sSubPr>
            <m:e>
              <m:r>
                <w:rPr>
                  <w:rFonts w:ascii="Cambria Math" w:eastAsia="楷体" w:hAnsi="Cambria Math" w:cs="Times New Roman"/>
                  <w:szCs w:val="21"/>
                </w:rPr>
                <m:t>V</m:t>
              </m:r>
            </m:e>
            <m:sub>
              <m:r>
                <w:rPr>
                  <w:rFonts w:ascii="Cambria Math" w:eastAsia="楷体" w:hAnsi="Cambria Math" w:cs="Times New Roman"/>
                  <w:szCs w:val="21"/>
                </w:rPr>
                <m:t>o</m:t>
              </m:r>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r>
            <m:rPr>
              <m:sty m:val="p"/>
            </m:rPr>
            <w:rPr>
              <w:rFonts w:ascii="Cambria Math" w:eastAsia="楷体" w:hAnsi="Cambria Math" w:cs="Times New Roman"/>
              <w:szCs w:val="21"/>
            </w:rPr>
            <m:t>τ</m:t>
          </m:r>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t+T</m:t>
              </m:r>
              <m:sSub>
                <m:sSubPr>
                  <m:ctrlPr>
                    <w:rPr>
                      <w:rFonts w:ascii="Cambria Math" w:eastAsia="楷体" w:hAnsi="Cambria Math" w:cs="Times New Roman"/>
                      <w:i/>
                      <w:szCs w:val="21"/>
                    </w:rPr>
                  </m:ctrlPr>
                </m:sSubPr>
                <m:e>
                  <m:r>
                    <w:rPr>
                      <w:rFonts w:ascii="Cambria Math" w:eastAsia="楷体" w:hAnsi="Cambria Math" w:cs="Times New Roman"/>
                      <w:szCs w:val="21"/>
                    </w:rPr>
                    <m:t>d</m:t>
                  </m:r>
                </m:e>
                <m:sub>
                  <m:r>
                    <w:rPr>
                      <w:rFonts w:ascii="Cambria Math" w:eastAsia="楷体" w:hAnsi="Cambria Math" w:cs="Times New Roman"/>
                      <w:szCs w:val="21"/>
                    </w:rPr>
                    <m:t>1</m:t>
                  </m:r>
                </m:sub>
              </m:sSub>
              <m:d>
                <m:dPr>
                  <m:ctrlPr>
                    <w:rPr>
                      <w:rFonts w:ascii="Cambria Math" w:eastAsia="楷体" w:hAnsi="Cambria Math" w:cs="Times New Roman"/>
                      <w:i/>
                      <w:szCs w:val="21"/>
                    </w:rPr>
                  </m:ctrlPr>
                </m:dPr>
                <m:e>
                  <m:r>
                    <w:rPr>
                      <w:rFonts w:ascii="Cambria Math" w:eastAsia="楷体" w:hAnsi="Cambria Math" w:cs="Times New Roman"/>
                      <w:szCs w:val="21"/>
                    </w:rPr>
                    <m:t>t</m:t>
                  </m:r>
                </m:e>
              </m:d>
              <m:ctrlPr>
                <w:rPr>
                  <w:rFonts w:ascii="Cambria Math" w:eastAsia="楷体" w:hAnsi="Cambria Math" w:cs="Times New Roman"/>
                  <w:i/>
                  <w:szCs w:val="21"/>
                </w:rPr>
              </m:ctrlPr>
            </m:sub>
            <m:sup>
              <m:r>
                <w:rPr>
                  <w:rFonts w:ascii="Cambria Math" w:eastAsia="楷体" w:hAnsi="Cambria Math" w:cs="Times New Roman"/>
                  <w:szCs w:val="21"/>
                </w:rPr>
                <m:t>t+T</m:t>
              </m:r>
              <m:ctrlPr>
                <w:rPr>
                  <w:rFonts w:ascii="Cambria Math" w:eastAsia="楷体" w:hAnsi="Cambria Math" w:cs="Times New Roman"/>
                  <w:i/>
                  <w:szCs w:val="21"/>
                </w:rPr>
              </m:ctrlPr>
            </m:sup>
            <m:e>
              <m:r>
                <w:rPr>
                  <w:rFonts w:ascii="Cambria Math" w:eastAsia="楷体" w:hAnsi="Cambria Math" w:cs="Times New Roman"/>
                  <w:szCs w:val="21"/>
                </w:rPr>
                <m:t>-</m:t>
              </m:r>
              <m:sSub>
                <m:sSubPr>
                  <m:ctrlPr>
                    <w:rPr>
                      <w:rFonts w:ascii="Cambria Math" w:eastAsia="楷体" w:hAnsi="Cambria Math" w:cs="Times New Roman"/>
                      <w:i/>
                      <w:szCs w:val="21"/>
                    </w:rPr>
                  </m:ctrlPr>
                </m:sSubPr>
                <m:e>
                  <m:r>
                    <w:rPr>
                      <w:rFonts w:ascii="Cambria Math" w:eastAsia="楷体" w:hAnsi="Cambria Math" w:cs="Times New Roman"/>
                      <w:szCs w:val="21"/>
                    </w:rPr>
                    <m:t>V</m:t>
                  </m:r>
                </m:e>
                <m:sub>
                  <m:r>
                    <w:rPr>
                      <w:rFonts w:ascii="Cambria Math" w:eastAsia="楷体" w:hAnsi="Cambria Math" w:cs="Times New Roman"/>
                      <w:szCs w:val="21"/>
                    </w:rPr>
                    <m:t>o</m:t>
                  </m:r>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ctrlPr>
                <w:rPr>
                  <w:rFonts w:ascii="Cambria Math" w:eastAsia="楷体" w:hAnsi="Cambria Math" w:cs="Times New Roman"/>
                  <w:i/>
                  <w:szCs w:val="21"/>
                </w:rPr>
              </m:ctrlPr>
            </m:e>
          </m:nary>
          <m:r>
            <m:rPr>
              <m:sty m:val="p"/>
            </m:rPr>
            <w:rPr>
              <w:rFonts w:ascii="Cambria Math" w:eastAsia="楷体" w:hAnsi="Cambria Math" w:cs="Times New Roman"/>
              <w:szCs w:val="21"/>
            </w:rPr>
            <m:t>τ</m:t>
          </m:r>
        </m:oMath>
      </m:oMathPara>
    </w:p>
    <w:p w14:paraId="186FF89E" w14:textId="6A1D3E4E" w:rsidR="004C63F4" w:rsidRPr="00C93B99" w:rsidRDefault="00831335" w:rsidP="004769EF">
      <w:pPr>
        <w:spacing w:line="360" w:lineRule="auto"/>
        <w:ind w:firstLineChars="200" w:firstLine="420"/>
        <w:rPr>
          <w:rFonts w:ascii="Times New Roman" w:eastAsia="楷体" w:hAnsi="Times New Roman" w:cs="Times New Roman"/>
          <w:szCs w:val="21"/>
        </w:rPr>
      </w:pPr>
      <m:oMathPara>
        <m:oMathParaPr>
          <m:jc m:val="left"/>
        </m:oMathParaPr>
        <m:oMath>
          <m:r>
            <m:rPr>
              <m:sty m:val="p"/>
            </m:rPr>
            <w:rPr>
              <w:rFonts w:ascii="Cambria Math" w:eastAsia="楷体" w:hAnsi="Cambria Math" w:cs="Times New Roman"/>
              <w:szCs w:val="21"/>
            </w:rPr>
            <m:t>T&lt;</m:t>
          </m:r>
          <m:sSub>
            <m:sSubPr>
              <m:ctrlPr>
                <w:rPr>
                  <w:rFonts w:ascii="Cambria Math" w:eastAsia="楷体" w:hAnsi="Cambria Math" w:cs="Times New Roman"/>
                  <w:i/>
                  <w:szCs w:val="21"/>
                </w:rPr>
              </m:ctrlPr>
            </m:sSubPr>
            <m:e>
              <m:r>
                <w:rPr>
                  <w:rFonts w:ascii="Cambria Math" w:eastAsia="楷体" w:hAnsi="Cambria Math" w:cs="Times New Roman"/>
                  <w:szCs w:val="21"/>
                </w:rPr>
                <m:t>V</m:t>
              </m:r>
            </m:e>
            <m:sub>
              <m:sSub>
                <m:sSubPr>
                  <m:ctrlPr>
                    <w:rPr>
                      <w:rFonts w:ascii="Cambria Math" w:eastAsia="楷体" w:hAnsi="Cambria Math" w:cs="Times New Roman"/>
                      <w:i/>
                      <w:szCs w:val="21"/>
                    </w:rPr>
                  </m:ctrlPr>
                </m:sSubPr>
                <m:e>
                  <m:r>
                    <w:rPr>
                      <w:rFonts w:ascii="Cambria Math" w:eastAsia="楷体" w:hAnsi="Cambria Math" w:cs="Times New Roman"/>
                      <w:szCs w:val="21"/>
                    </w:rPr>
                    <m:t>L</m:t>
                  </m:r>
                </m:e>
                <m:sub>
                  <m:r>
                    <w:rPr>
                      <w:rFonts w:ascii="Cambria Math" w:eastAsia="楷体" w:hAnsi="Cambria Math" w:cs="Times New Roman"/>
                      <w:szCs w:val="21"/>
                    </w:rPr>
                    <m:t>2</m:t>
                  </m:r>
                </m:sub>
              </m:sSub>
            </m:sub>
          </m:sSub>
          <m:sSub>
            <m:sSubPr>
              <m:ctrlPr>
                <w:rPr>
                  <w:rFonts w:ascii="Cambria Math" w:eastAsia="楷体" w:hAnsi="Cambria Math" w:cs="Times New Roman"/>
                  <w:iCs/>
                  <w:szCs w:val="21"/>
                </w:rPr>
              </m:ctrlPr>
            </m:sSubPr>
            <m:e>
              <m:r>
                <m:rPr>
                  <m:sty m:val="p"/>
                </m:rPr>
                <w:rPr>
                  <w:rFonts w:ascii="Cambria Math" w:eastAsia="楷体" w:hAnsi="Cambria Math" w:cs="Times New Roman"/>
                  <w:szCs w:val="21"/>
                </w:rPr>
                <m:t>&gt;</m:t>
              </m:r>
            </m:e>
            <m:sub>
              <m:r>
                <m:rPr>
                  <m:sty m:val="p"/>
                </m:rPr>
                <w:rPr>
                  <w:rFonts w:ascii="Cambria Math" w:eastAsia="楷体" w:hAnsi="Cambria Math" w:cs="Times New Roman"/>
                  <w:szCs w:val="21"/>
                </w:rPr>
                <m:t>T</m:t>
              </m:r>
            </m:sub>
          </m:sSub>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ctrlPr>
                <w:rPr>
                  <w:rFonts w:ascii="Cambria Math" w:eastAsia="楷体" w:hAnsi="Cambria Math" w:cs="Times New Roman"/>
                  <w:i/>
                  <w:szCs w:val="21"/>
                </w:rPr>
              </m:ctrlPr>
            </m:sub>
            <m:sup>
              <m:r>
                <w:rPr>
                  <w:rFonts w:ascii="Cambria Math" w:eastAsia="楷体" w:hAnsi="Cambria Math" w:cs="Times New Roman"/>
                  <w:szCs w:val="21"/>
                </w:rPr>
                <m:t>t+T</m:t>
              </m:r>
              <m:ctrlPr>
                <w:rPr>
                  <w:rFonts w:ascii="Cambria Math" w:eastAsia="楷体" w:hAnsi="Cambria Math" w:cs="Times New Roman"/>
                  <w:i/>
                  <w:szCs w:val="21"/>
                </w:rPr>
              </m:ctrlPr>
            </m:sup>
            <m:e>
              <m:sSub>
                <m:sSubPr>
                  <m:ctrlPr>
                    <w:rPr>
                      <w:rFonts w:ascii="Cambria Math" w:eastAsia="楷体" w:hAnsi="Cambria Math" w:cs="Times New Roman"/>
                      <w:i/>
                      <w:szCs w:val="21"/>
                    </w:rPr>
                  </m:ctrlPr>
                </m:sSubPr>
                <m:e>
                  <m:r>
                    <w:rPr>
                      <w:rFonts w:ascii="Cambria Math" w:eastAsia="楷体" w:hAnsi="Cambria Math" w:cs="Times New Roman"/>
                      <w:szCs w:val="21"/>
                    </w:rPr>
                    <m:t>V</m:t>
                  </m:r>
                </m:e>
                <m:sub>
                  <m:sSub>
                    <m:sSubPr>
                      <m:ctrlPr>
                        <w:rPr>
                          <w:rFonts w:ascii="Cambria Math" w:eastAsia="楷体" w:hAnsi="Cambria Math" w:cs="Times New Roman"/>
                          <w:i/>
                          <w:szCs w:val="21"/>
                        </w:rPr>
                      </m:ctrlPr>
                    </m:sSubPr>
                    <m:e>
                      <m:r>
                        <w:rPr>
                          <w:rFonts w:ascii="Cambria Math" w:eastAsia="楷体" w:hAnsi="Cambria Math" w:cs="Times New Roman"/>
                          <w:szCs w:val="21"/>
                        </w:rPr>
                        <m:t>L</m:t>
                      </m:r>
                    </m:e>
                    <m:sub>
                      <m:r>
                        <w:rPr>
                          <w:rFonts w:ascii="Cambria Math" w:eastAsia="楷体" w:hAnsi="Cambria Math" w:cs="Times New Roman"/>
                          <w:szCs w:val="21"/>
                        </w:rPr>
                        <m:t>2</m:t>
                      </m:r>
                    </m:sub>
                  </m:sSub>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r>
                <m:rPr>
                  <m:sty m:val="p"/>
                </m:rPr>
                <w:rPr>
                  <w:rFonts w:ascii="Cambria Math" w:eastAsia="楷体" w:hAnsi="Cambria Math" w:cs="Times New Roman"/>
                  <w:szCs w:val="21"/>
                </w:rPr>
                <m:t>τ</m:t>
              </m:r>
              <m:ctrlPr>
                <w:rPr>
                  <w:rFonts w:ascii="Cambria Math" w:eastAsia="楷体" w:hAnsi="Cambria Math" w:cs="Times New Roman"/>
                  <w:i/>
                  <w:szCs w:val="21"/>
                </w:rPr>
              </m:ctrlPr>
            </m:e>
          </m:nary>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ctrlPr>
                <w:rPr>
                  <w:rFonts w:ascii="Cambria Math" w:eastAsia="楷体" w:hAnsi="Cambria Math" w:cs="Times New Roman"/>
                  <w:i/>
                  <w:szCs w:val="21"/>
                </w:rPr>
              </m:ctrlPr>
            </m:sub>
            <m:sup>
              <m:r>
                <w:rPr>
                  <w:rFonts w:ascii="Cambria Math" w:eastAsia="楷体" w:hAnsi="Cambria Math" w:cs="Times New Roman"/>
                  <w:szCs w:val="21"/>
                </w:rPr>
                <m:t>t+</m:t>
              </m:r>
              <m:f>
                <m:fPr>
                  <m:ctrlPr>
                    <w:rPr>
                      <w:rFonts w:ascii="Cambria Math" w:eastAsia="楷体" w:hAnsi="Cambria Math" w:cs="Times New Roman"/>
                      <w:szCs w:val="21"/>
                    </w:rPr>
                  </m:ctrlPr>
                </m:fPr>
                <m:num>
                  <m:r>
                    <w:rPr>
                      <w:rFonts w:ascii="Cambria Math" w:eastAsia="楷体" w:hAnsi="Cambria Math" w:cs="Times New Roman"/>
                      <w:szCs w:val="21"/>
                    </w:rPr>
                    <m:t>T</m:t>
                  </m:r>
                  <m:ctrlPr>
                    <w:rPr>
                      <w:rFonts w:ascii="Cambria Math" w:eastAsia="楷体" w:hAnsi="Cambria Math" w:cs="Times New Roman"/>
                      <w:i/>
                      <w:szCs w:val="21"/>
                    </w:rPr>
                  </m:ctrlPr>
                </m:num>
                <m:den>
                  <m:r>
                    <w:rPr>
                      <w:rFonts w:ascii="Cambria Math" w:eastAsia="楷体" w:hAnsi="Cambria Math" w:cs="Times New Roman"/>
                      <w:szCs w:val="21"/>
                    </w:rPr>
                    <m:t>2</m:t>
                  </m:r>
                  <m:ctrlPr>
                    <w:rPr>
                      <w:rFonts w:ascii="Cambria Math" w:eastAsia="楷体" w:hAnsi="Cambria Math" w:cs="Times New Roman"/>
                      <w:i/>
                      <w:szCs w:val="21"/>
                    </w:rPr>
                  </m:ctrlPr>
                </m:den>
              </m:f>
              <m:ctrlPr>
                <w:rPr>
                  <w:rFonts w:ascii="Cambria Math" w:eastAsia="楷体" w:hAnsi="Cambria Math" w:cs="Times New Roman"/>
                  <w:i/>
                  <w:szCs w:val="21"/>
                </w:rPr>
              </m:ctrlPr>
            </m:sup>
            <m:e>
              <m:r>
                <w:rPr>
                  <w:rFonts w:ascii="Cambria Math" w:eastAsia="楷体" w:hAnsi="Cambria Math" w:cs="Times New Roman"/>
                  <w:szCs w:val="21"/>
                </w:rPr>
                <m:t>-</m:t>
              </m:r>
              <m:sSub>
                <m:sSubPr>
                  <m:ctrlPr>
                    <w:rPr>
                      <w:rFonts w:ascii="Cambria Math" w:eastAsia="楷体" w:hAnsi="Cambria Math" w:cs="Times New Roman"/>
                      <w:i/>
                      <w:szCs w:val="21"/>
                    </w:rPr>
                  </m:ctrlPr>
                </m:sSubPr>
                <m:e>
                  <m:r>
                    <w:rPr>
                      <w:rFonts w:ascii="Cambria Math" w:eastAsia="楷体" w:hAnsi="Cambria Math" w:cs="Times New Roman"/>
                      <w:szCs w:val="21"/>
                    </w:rPr>
                    <m:t>V</m:t>
                  </m:r>
                </m:e>
                <m:sub>
                  <m:r>
                    <w:rPr>
                      <w:rFonts w:ascii="Cambria Math" w:eastAsia="楷体" w:hAnsi="Cambria Math" w:cs="Times New Roman"/>
                      <w:szCs w:val="21"/>
                    </w:rPr>
                    <m:t>o</m:t>
                  </m:r>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r>
                <m:rPr>
                  <m:sty m:val="p"/>
                </m:rPr>
                <w:rPr>
                  <w:rFonts w:ascii="Cambria Math" w:eastAsia="楷体" w:hAnsi="Cambria Math" w:cs="Times New Roman"/>
                  <w:szCs w:val="21"/>
                </w:rPr>
                <m:t>τ</m:t>
              </m:r>
              <m:ctrlPr>
                <w:rPr>
                  <w:rFonts w:ascii="Cambria Math" w:eastAsia="楷体" w:hAnsi="Cambria Math" w:cs="Times New Roman"/>
                  <w:i/>
                  <w:szCs w:val="21"/>
                </w:rPr>
              </m:ctrlPr>
            </m:e>
          </m:nary>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f>
                <m:fPr>
                  <m:ctrlPr>
                    <w:rPr>
                      <w:rFonts w:ascii="Cambria Math" w:eastAsia="楷体" w:hAnsi="Cambria Math" w:cs="Times New Roman"/>
                      <w:szCs w:val="21"/>
                    </w:rPr>
                  </m:ctrlPr>
                </m:fPr>
                <m:num>
                  <m:r>
                    <w:rPr>
                      <w:rFonts w:ascii="Cambria Math" w:eastAsia="楷体" w:hAnsi="Cambria Math" w:cs="Times New Roman"/>
                      <w:szCs w:val="21"/>
                    </w:rPr>
                    <m:t>T</m:t>
                  </m:r>
                  <m:ctrlPr>
                    <w:rPr>
                      <w:rFonts w:ascii="Cambria Math" w:eastAsia="楷体" w:hAnsi="Cambria Math" w:cs="Times New Roman"/>
                      <w:i/>
                      <w:szCs w:val="21"/>
                    </w:rPr>
                  </m:ctrlPr>
                </m:num>
                <m:den>
                  <m:r>
                    <w:rPr>
                      <w:rFonts w:ascii="Cambria Math" w:eastAsia="楷体" w:hAnsi="Cambria Math" w:cs="Times New Roman"/>
                      <w:szCs w:val="21"/>
                    </w:rPr>
                    <m:t>2</m:t>
                  </m:r>
                  <m:ctrlPr>
                    <w:rPr>
                      <w:rFonts w:ascii="Cambria Math" w:eastAsia="楷体" w:hAnsi="Cambria Math" w:cs="Times New Roman"/>
                      <w:i/>
                      <w:szCs w:val="21"/>
                    </w:rPr>
                  </m:ctrlPr>
                </m:den>
              </m:f>
              <m:ctrlPr>
                <w:rPr>
                  <w:rFonts w:ascii="Cambria Math" w:eastAsia="楷体" w:hAnsi="Cambria Math" w:cs="Times New Roman"/>
                  <w:i/>
                  <w:szCs w:val="21"/>
                </w:rPr>
              </m:ctrlPr>
            </m:sub>
            <m:sup>
              <m:r>
                <w:rPr>
                  <w:rFonts w:ascii="Cambria Math" w:eastAsia="楷体" w:hAnsi="Cambria Math" w:cs="Times New Roman"/>
                  <w:szCs w:val="21"/>
                </w:rPr>
                <m:t>t+</m:t>
              </m:r>
              <m:f>
                <m:fPr>
                  <m:ctrlPr>
                    <w:rPr>
                      <w:rFonts w:ascii="Cambria Math" w:eastAsia="楷体" w:hAnsi="Cambria Math" w:cs="Times New Roman"/>
                      <w:szCs w:val="21"/>
                    </w:rPr>
                  </m:ctrlPr>
                </m:fPr>
                <m:num>
                  <m:r>
                    <w:rPr>
                      <w:rFonts w:ascii="Cambria Math" w:eastAsia="楷体" w:hAnsi="Cambria Math" w:cs="Times New Roman"/>
                      <w:szCs w:val="21"/>
                    </w:rPr>
                    <m:t>T</m:t>
                  </m:r>
                  <m:ctrlPr>
                    <w:rPr>
                      <w:rFonts w:ascii="Cambria Math" w:eastAsia="楷体" w:hAnsi="Cambria Math" w:cs="Times New Roman"/>
                      <w:i/>
                      <w:szCs w:val="21"/>
                    </w:rPr>
                  </m:ctrlPr>
                </m:num>
                <m:den>
                  <m:r>
                    <w:rPr>
                      <w:rFonts w:ascii="Cambria Math" w:eastAsia="楷体" w:hAnsi="Cambria Math" w:cs="Times New Roman"/>
                      <w:szCs w:val="21"/>
                    </w:rPr>
                    <m:t>2</m:t>
                  </m:r>
                  <m:ctrlPr>
                    <w:rPr>
                      <w:rFonts w:ascii="Cambria Math" w:eastAsia="楷体" w:hAnsi="Cambria Math" w:cs="Times New Roman"/>
                      <w:i/>
                      <w:szCs w:val="21"/>
                    </w:rPr>
                  </m:ctrlPr>
                </m:den>
              </m:f>
              <m:r>
                <w:rPr>
                  <w:rFonts w:ascii="Cambria Math" w:eastAsia="楷体" w:hAnsi="Cambria Math" w:cs="Times New Roman"/>
                  <w:szCs w:val="21"/>
                </w:rPr>
                <m:t>+T</m:t>
              </m:r>
              <m:sSub>
                <m:sSubPr>
                  <m:ctrlPr>
                    <w:rPr>
                      <w:rFonts w:ascii="Cambria Math" w:eastAsia="楷体" w:hAnsi="Cambria Math" w:cs="Times New Roman"/>
                      <w:i/>
                      <w:szCs w:val="21"/>
                    </w:rPr>
                  </m:ctrlPr>
                </m:sSubPr>
                <m:e>
                  <m:r>
                    <w:rPr>
                      <w:rFonts w:ascii="Cambria Math" w:eastAsia="楷体" w:hAnsi="Cambria Math" w:cs="Times New Roman"/>
                      <w:szCs w:val="21"/>
                    </w:rPr>
                    <m:t>d</m:t>
                  </m:r>
                </m:e>
                <m:sub>
                  <m:r>
                    <w:rPr>
                      <w:rFonts w:ascii="Cambria Math" w:eastAsia="楷体" w:hAnsi="Cambria Math" w:cs="Times New Roman"/>
                      <w:szCs w:val="21"/>
                    </w:rPr>
                    <m:t>2</m:t>
                  </m:r>
                </m:sub>
              </m:sSub>
              <m:d>
                <m:dPr>
                  <m:ctrlPr>
                    <w:rPr>
                      <w:rFonts w:ascii="Cambria Math" w:eastAsia="楷体" w:hAnsi="Cambria Math" w:cs="Times New Roman"/>
                      <w:i/>
                      <w:szCs w:val="21"/>
                    </w:rPr>
                  </m:ctrlPr>
                </m:dPr>
                <m:e>
                  <m:r>
                    <w:rPr>
                      <w:rFonts w:ascii="Cambria Math" w:eastAsia="楷体" w:hAnsi="Cambria Math" w:cs="Times New Roman"/>
                      <w:szCs w:val="21"/>
                    </w:rPr>
                    <m:t>t</m:t>
                  </m:r>
                </m:e>
              </m:d>
              <m:ctrlPr>
                <w:rPr>
                  <w:rFonts w:ascii="Cambria Math" w:eastAsia="楷体" w:hAnsi="Cambria Math" w:cs="Times New Roman"/>
                  <w:i/>
                  <w:szCs w:val="21"/>
                </w:rPr>
              </m:ctrlPr>
            </m:sup>
            <m:e>
              <m:sSub>
                <m:sSubPr>
                  <m:ctrlPr>
                    <w:rPr>
                      <w:rFonts w:ascii="Cambria Math" w:eastAsia="楷体" w:hAnsi="Cambria Math" w:cs="Times New Roman"/>
                      <w:i/>
                      <w:szCs w:val="21"/>
                    </w:rPr>
                  </m:ctrlPr>
                </m:sSubPr>
                <m:e>
                  <m:r>
                    <w:rPr>
                      <w:rFonts w:ascii="Cambria Math" w:eastAsia="楷体" w:hAnsi="Cambria Math" w:cs="Times New Roman"/>
                      <w:szCs w:val="21"/>
                    </w:rPr>
                    <m:t>V</m:t>
                  </m:r>
                </m:e>
                <m:sub>
                  <m:r>
                    <w:rPr>
                      <w:rFonts w:ascii="Cambria Math" w:eastAsia="楷体" w:hAnsi="Cambria Math" w:cs="Times New Roman"/>
                      <w:szCs w:val="21"/>
                    </w:rPr>
                    <m:t>i</m:t>
                  </m:r>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ctrlPr>
                <w:rPr>
                  <w:rFonts w:ascii="Cambria Math" w:eastAsia="楷体" w:hAnsi="Cambria Math" w:cs="Times New Roman"/>
                  <w:i/>
                  <w:szCs w:val="21"/>
                </w:rPr>
              </m:ctrlPr>
            </m:e>
          </m:nary>
          <m:r>
            <w:rPr>
              <w:rFonts w:ascii="Cambria Math" w:eastAsia="楷体" w:hAnsi="Cambria Math" w:cs="Times New Roman"/>
              <w:szCs w:val="21"/>
            </w:rPr>
            <m:t>-</m:t>
          </m:r>
          <m:sSub>
            <m:sSubPr>
              <m:ctrlPr>
                <w:rPr>
                  <w:rFonts w:ascii="Cambria Math" w:eastAsia="楷体" w:hAnsi="Cambria Math" w:cs="Times New Roman"/>
                  <w:i/>
                  <w:szCs w:val="21"/>
                </w:rPr>
              </m:ctrlPr>
            </m:sSubPr>
            <m:e>
              <m:r>
                <w:rPr>
                  <w:rFonts w:ascii="Cambria Math" w:eastAsia="楷体" w:hAnsi="Cambria Math" w:cs="Times New Roman"/>
                  <w:szCs w:val="21"/>
                </w:rPr>
                <m:t>V</m:t>
              </m:r>
            </m:e>
            <m:sub>
              <m:r>
                <w:rPr>
                  <w:rFonts w:ascii="Cambria Math" w:eastAsia="楷体" w:hAnsi="Cambria Math" w:cs="Times New Roman"/>
                  <w:szCs w:val="21"/>
                </w:rPr>
                <m:t>o</m:t>
              </m:r>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r>
            <m:rPr>
              <m:sty m:val="p"/>
            </m:rPr>
            <w:rPr>
              <w:rFonts w:ascii="Cambria Math" w:eastAsia="楷体" w:hAnsi="Cambria Math" w:cs="Times New Roman"/>
              <w:szCs w:val="21"/>
            </w:rPr>
            <m:t>τ</m:t>
          </m:r>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f>
                <m:fPr>
                  <m:ctrlPr>
                    <w:rPr>
                      <w:rFonts w:ascii="Cambria Math" w:eastAsia="楷体" w:hAnsi="Cambria Math" w:cs="Times New Roman"/>
                      <w:szCs w:val="21"/>
                    </w:rPr>
                  </m:ctrlPr>
                </m:fPr>
                <m:num>
                  <m:r>
                    <w:rPr>
                      <w:rFonts w:ascii="Cambria Math" w:eastAsia="楷体" w:hAnsi="Cambria Math" w:cs="Times New Roman"/>
                      <w:szCs w:val="21"/>
                    </w:rPr>
                    <m:t>T</m:t>
                  </m:r>
                  <m:ctrlPr>
                    <w:rPr>
                      <w:rFonts w:ascii="Cambria Math" w:eastAsia="楷体" w:hAnsi="Cambria Math" w:cs="Times New Roman"/>
                      <w:i/>
                      <w:szCs w:val="21"/>
                    </w:rPr>
                  </m:ctrlPr>
                </m:num>
                <m:den>
                  <m:r>
                    <w:rPr>
                      <w:rFonts w:ascii="Cambria Math" w:eastAsia="楷体" w:hAnsi="Cambria Math" w:cs="Times New Roman"/>
                      <w:szCs w:val="21"/>
                    </w:rPr>
                    <m:t>2</m:t>
                  </m:r>
                  <m:ctrlPr>
                    <w:rPr>
                      <w:rFonts w:ascii="Cambria Math" w:eastAsia="楷体" w:hAnsi="Cambria Math" w:cs="Times New Roman"/>
                      <w:i/>
                      <w:szCs w:val="21"/>
                    </w:rPr>
                  </m:ctrlPr>
                </m:den>
              </m:f>
              <m:r>
                <w:rPr>
                  <w:rFonts w:ascii="Cambria Math" w:eastAsia="楷体" w:hAnsi="Cambria Math" w:cs="Times New Roman"/>
                  <w:szCs w:val="21"/>
                </w:rPr>
                <m:t>+T</m:t>
              </m:r>
              <m:sSub>
                <m:sSubPr>
                  <m:ctrlPr>
                    <w:rPr>
                      <w:rFonts w:ascii="Cambria Math" w:eastAsia="楷体" w:hAnsi="Cambria Math" w:cs="Times New Roman"/>
                      <w:i/>
                      <w:szCs w:val="21"/>
                    </w:rPr>
                  </m:ctrlPr>
                </m:sSubPr>
                <m:e>
                  <m:r>
                    <w:rPr>
                      <w:rFonts w:ascii="Cambria Math" w:eastAsia="楷体" w:hAnsi="Cambria Math" w:cs="Times New Roman"/>
                      <w:szCs w:val="21"/>
                    </w:rPr>
                    <m:t>d</m:t>
                  </m:r>
                </m:e>
                <m:sub>
                  <m:r>
                    <w:rPr>
                      <w:rFonts w:ascii="Cambria Math" w:eastAsia="楷体" w:hAnsi="Cambria Math" w:cs="Times New Roman"/>
                      <w:szCs w:val="21"/>
                    </w:rPr>
                    <m:t>2</m:t>
                  </m:r>
                </m:sub>
              </m:sSub>
              <m:d>
                <m:dPr>
                  <m:ctrlPr>
                    <w:rPr>
                      <w:rFonts w:ascii="Cambria Math" w:eastAsia="楷体" w:hAnsi="Cambria Math" w:cs="Times New Roman"/>
                      <w:i/>
                      <w:szCs w:val="21"/>
                    </w:rPr>
                  </m:ctrlPr>
                </m:dPr>
                <m:e>
                  <m:r>
                    <w:rPr>
                      <w:rFonts w:ascii="Cambria Math" w:eastAsia="楷体" w:hAnsi="Cambria Math" w:cs="Times New Roman"/>
                      <w:szCs w:val="21"/>
                    </w:rPr>
                    <m:t>t</m:t>
                  </m:r>
                </m:e>
              </m:d>
              <m:ctrlPr>
                <w:rPr>
                  <w:rFonts w:ascii="Cambria Math" w:eastAsia="楷体" w:hAnsi="Cambria Math" w:cs="Times New Roman"/>
                  <w:i/>
                  <w:szCs w:val="21"/>
                </w:rPr>
              </m:ctrlPr>
            </m:sub>
            <m:sup>
              <m:r>
                <w:rPr>
                  <w:rFonts w:ascii="Cambria Math" w:eastAsia="楷体" w:hAnsi="Cambria Math" w:cs="Times New Roman"/>
                  <w:szCs w:val="21"/>
                </w:rPr>
                <m:t>t+T</m:t>
              </m:r>
              <m:ctrlPr>
                <w:rPr>
                  <w:rFonts w:ascii="Cambria Math" w:eastAsia="楷体" w:hAnsi="Cambria Math" w:cs="Times New Roman"/>
                  <w:i/>
                  <w:szCs w:val="21"/>
                </w:rPr>
              </m:ctrlPr>
            </m:sup>
            <m:e>
              <m:r>
                <w:rPr>
                  <w:rFonts w:ascii="Cambria Math" w:eastAsia="楷体" w:hAnsi="Cambria Math" w:cs="Times New Roman"/>
                  <w:szCs w:val="21"/>
                </w:rPr>
                <m:t>-</m:t>
              </m:r>
              <m:sSub>
                <m:sSubPr>
                  <m:ctrlPr>
                    <w:rPr>
                      <w:rFonts w:ascii="Cambria Math" w:eastAsia="楷体" w:hAnsi="Cambria Math" w:cs="Times New Roman"/>
                      <w:i/>
                      <w:szCs w:val="21"/>
                    </w:rPr>
                  </m:ctrlPr>
                </m:sSubPr>
                <m:e>
                  <m:r>
                    <w:rPr>
                      <w:rFonts w:ascii="Cambria Math" w:eastAsia="楷体" w:hAnsi="Cambria Math" w:cs="Times New Roman"/>
                      <w:szCs w:val="21"/>
                    </w:rPr>
                    <m:t>V</m:t>
                  </m:r>
                </m:e>
                <m:sub>
                  <m:r>
                    <w:rPr>
                      <w:rFonts w:ascii="Cambria Math" w:eastAsia="楷体" w:hAnsi="Cambria Math" w:cs="Times New Roman"/>
                      <w:szCs w:val="21"/>
                    </w:rPr>
                    <m:t>o</m:t>
                  </m:r>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ctrlPr>
                <w:rPr>
                  <w:rFonts w:ascii="Cambria Math" w:eastAsia="楷体" w:hAnsi="Cambria Math" w:cs="Times New Roman"/>
                  <w:i/>
                  <w:szCs w:val="21"/>
                </w:rPr>
              </m:ctrlPr>
            </m:e>
          </m:nary>
          <m:r>
            <m:rPr>
              <m:sty m:val="p"/>
            </m:rPr>
            <w:rPr>
              <w:rFonts w:ascii="Cambria Math" w:eastAsia="楷体" w:hAnsi="Cambria Math" w:cs="Times New Roman"/>
              <w:szCs w:val="21"/>
            </w:rPr>
            <m:t>τ</m:t>
          </m:r>
        </m:oMath>
      </m:oMathPara>
    </w:p>
    <w:p w14:paraId="1AA179C7" w14:textId="77777777" w:rsidR="004C63F4" w:rsidRPr="00C93B99" w:rsidRDefault="004C63F4" w:rsidP="004769EF">
      <w:pPr>
        <w:spacing w:line="360" w:lineRule="auto"/>
        <w:ind w:firstLineChars="200" w:firstLine="420"/>
        <w:rPr>
          <w:rFonts w:ascii="Times New Roman" w:eastAsia="楷体" w:hAnsi="Times New Roman" w:cs="Times New Roman"/>
          <w:szCs w:val="21"/>
        </w:rPr>
      </w:pPr>
      <m:oMathPara>
        <m:oMathParaPr>
          <m:jc m:val="left"/>
        </m:oMathParaPr>
        <m:oMath>
          <m:r>
            <w:rPr>
              <w:rFonts w:ascii="Cambria Math" w:eastAsia="楷体" w:hAnsi="Cambria Math" w:cs="Times New Roman"/>
              <w:szCs w:val="21"/>
            </w:rPr>
            <w:lastRenderedPageBreak/>
            <m:t>T&lt;</m:t>
          </m:r>
          <m:sSub>
            <m:sSubPr>
              <m:ctrlPr>
                <w:rPr>
                  <w:rFonts w:ascii="Cambria Math" w:eastAsia="楷体" w:hAnsi="Cambria Math" w:cs="Times New Roman"/>
                  <w:i/>
                  <w:szCs w:val="21"/>
                </w:rPr>
              </m:ctrlPr>
            </m:sSubPr>
            <m:e>
              <m:r>
                <w:rPr>
                  <w:rFonts w:ascii="Cambria Math" w:eastAsia="楷体" w:hAnsi="Cambria Math" w:cs="Times New Roman"/>
                  <w:szCs w:val="21"/>
                </w:rPr>
                <m:t>i</m:t>
              </m:r>
            </m:e>
            <m:sub>
              <m:r>
                <w:rPr>
                  <w:rFonts w:ascii="Cambria Math" w:eastAsia="楷体" w:hAnsi="Cambria Math" w:cs="Times New Roman"/>
                  <w:szCs w:val="21"/>
                </w:rPr>
                <m:t>C</m:t>
              </m:r>
            </m:sub>
          </m:sSub>
          <m:sSub>
            <m:sSubPr>
              <m:ctrlPr>
                <w:rPr>
                  <w:rFonts w:ascii="Cambria Math" w:eastAsia="楷体" w:hAnsi="Cambria Math" w:cs="Times New Roman"/>
                  <w:i/>
                  <w:szCs w:val="21"/>
                </w:rPr>
              </m:ctrlPr>
            </m:sSubPr>
            <m:e>
              <m:r>
                <w:rPr>
                  <w:rFonts w:ascii="Cambria Math" w:eastAsia="楷体" w:hAnsi="Cambria Math" w:cs="Times New Roman"/>
                  <w:szCs w:val="21"/>
                </w:rPr>
                <m:t>&gt;</m:t>
              </m:r>
            </m:e>
            <m:sub>
              <m:r>
                <w:rPr>
                  <w:rFonts w:ascii="Cambria Math" w:eastAsia="楷体" w:hAnsi="Cambria Math" w:cs="Times New Roman"/>
                  <w:szCs w:val="21"/>
                </w:rPr>
                <m:t>T</m:t>
              </m:r>
            </m:sub>
          </m:sSub>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ctrlPr>
                <w:rPr>
                  <w:rFonts w:ascii="Cambria Math" w:eastAsia="楷体" w:hAnsi="Cambria Math" w:cs="Times New Roman"/>
                  <w:i/>
                  <w:szCs w:val="21"/>
                </w:rPr>
              </m:ctrlPr>
            </m:sub>
            <m:sup>
              <m:r>
                <w:rPr>
                  <w:rFonts w:ascii="Cambria Math" w:eastAsia="楷体" w:hAnsi="Cambria Math" w:cs="Times New Roman"/>
                  <w:szCs w:val="21"/>
                </w:rPr>
                <m:t>t+T</m:t>
              </m:r>
              <m:ctrlPr>
                <w:rPr>
                  <w:rFonts w:ascii="Cambria Math" w:eastAsia="楷体" w:hAnsi="Cambria Math" w:cs="Times New Roman"/>
                  <w:i/>
                  <w:szCs w:val="21"/>
                </w:rPr>
              </m:ctrlPr>
            </m:sup>
            <m:e>
              <m:sSub>
                <m:sSubPr>
                  <m:ctrlPr>
                    <w:rPr>
                      <w:rFonts w:ascii="Cambria Math" w:eastAsia="楷体" w:hAnsi="Cambria Math" w:cs="Times New Roman"/>
                      <w:i/>
                      <w:szCs w:val="21"/>
                    </w:rPr>
                  </m:ctrlPr>
                </m:sSubPr>
                <m:e>
                  <m:r>
                    <w:rPr>
                      <w:rFonts w:ascii="Cambria Math" w:eastAsia="楷体" w:hAnsi="Cambria Math" w:cs="Times New Roman"/>
                      <w:szCs w:val="21"/>
                    </w:rPr>
                    <m:t>i</m:t>
                  </m:r>
                </m:e>
                <m:sub>
                  <m:sSub>
                    <m:sSubPr>
                      <m:ctrlPr>
                        <w:rPr>
                          <w:rFonts w:ascii="Cambria Math" w:eastAsia="楷体" w:hAnsi="Cambria Math" w:cs="Times New Roman"/>
                          <w:i/>
                          <w:szCs w:val="21"/>
                        </w:rPr>
                      </m:ctrlPr>
                    </m:sSubPr>
                    <m:e>
                      <m:r>
                        <w:rPr>
                          <w:rFonts w:ascii="Cambria Math" w:eastAsia="楷体" w:hAnsi="Cambria Math" w:cs="Times New Roman"/>
                          <w:szCs w:val="21"/>
                        </w:rPr>
                        <m:t>L</m:t>
                      </m:r>
                    </m:e>
                    <m:sub>
                      <m:r>
                        <w:rPr>
                          <w:rFonts w:ascii="Cambria Math" w:eastAsia="楷体" w:hAnsi="Cambria Math" w:cs="Times New Roman"/>
                          <w:szCs w:val="21"/>
                        </w:rPr>
                        <m:t>1</m:t>
                      </m:r>
                    </m:sub>
                  </m:sSub>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ctrlPr>
                <w:rPr>
                  <w:rFonts w:ascii="Cambria Math" w:eastAsia="楷体" w:hAnsi="Cambria Math" w:cs="Times New Roman"/>
                  <w:i/>
                  <w:szCs w:val="21"/>
                </w:rPr>
              </m:ctrlPr>
            </m:e>
          </m:nary>
          <m:r>
            <w:rPr>
              <w:rFonts w:ascii="Cambria Math" w:eastAsia="楷体" w:hAnsi="Cambria Math" w:cs="Times New Roman"/>
              <w:szCs w:val="21"/>
            </w:rPr>
            <m:t>+</m:t>
          </m:r>
          <m:sSub>
            <m:sSubPr>
              <m:ctrlPr>
                <w:rPr>
                  <w:rFonts w:ascii="Cambria Math" w:eastAsia="楷体" w:hAnsi="Cambria Math" w:cs="Times New Roman"/>
                  <w:i/>
                  <w:szCs w:val="21"/>
                </w:rPr>
              </m:ctrlPr>
            </m:sSubPr>
            <m:e>
              <m:r>
                <w:rPr>
                  <w:rFonts w:ascii="Cambria Math" w:eastAsia="楷体" w:hAnsi="Cambria Math" w:cs="Times New Roman"/>
                  <w:szCs w:val="21"/>
                </w:rPr>
                <m:t>i</m:t>
              </m:r>
            </m:e>
            <m:sub>
              <m:sSub>
                <m:sSubPr>
                  <m:ctrlPr>
                    <w:rPr>
                      <w:rFonts w:ascii="Cambria Math" w:eastAsia="楷体" w:hAnsi="Cambria Math" w:cs="Times New Roman"/>
                      <w:i/>
                      <w:szCs w:val="21"/>
                    </w:rPr>
                  </m:ctrlPr>
                </m:sSubPr>
                <m:e>
                  <m:r>
                    <w:rPr>
                      <w:rFonts w:ascii="Cambria Math" w:eastAsia="楷体" w:hAnsi="Cambria Math" w:cs="Times New Roman"/>
                      <w:szCs w:val="21"/>
                    </w:rPr>
                    <m:t>L</m:t>
                  </m:r>
                </m:e>
                <m:sub>
                  <m:r>
                    <w:rPr>
                      <w:rFonts w:ascii="Cambria Math" w:eastAsia="楷体" w:hAnsi="Cambria Math" w:cs="Times New Roman"/>
                      <w:szCs w:val="21"/>
                    </w:rPr>
                    <m:t>2</m:t>
                  </m:r>
                </m:sub>
              </m:sSub>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m:t>
          </m:r>
          <m:sSub>
            <m:sSubPr>
              <m:ctrlPr>
                <w:rPr>
                  <w:rFonts w:ascii="Cambria Math" w:eastAsia="楷体" w:hAnsi="Cambria Math" w:cs="Times New Roman"/>
                  <w:i/>
                  <w:szCs w:val="21"/>
                </w:rPr>
              </m:ctrlPr>
            </m:sSubPr>
            <m:e>
              <m:r>
                <w:rPr>
                  <w:rFonts w:ascii="Cambria Math" w:eastAsia="楷体" w:hAnsi="Cambria Math" w:cs="Times New Roman"/>
                  <w:szCs w:val="21"/>
                </w:rPr>
                <m:t>i</m:t>
              </m:r>
            </m:e>
            <m:sub>
              <m:r>
                <w:rPr>
                  <w:rFonts w:ascii="Cambria Math" w:eastAsia="楷体" w:hAnsi="Cambria Math" w:cs="Times New Roman"/>
                  <w:szCs w:val="21"/>
                </w:rPr>
                <m:t>o</m:t>
              </m:r>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w:commentRangeStart w:id="4"/>
          <w:commentRangeEnd w:id="4"/>
          <m:r>
            <m:rPr>
              <m:sty m:val="p"/>
            </m:rPr>
            <w:rPr>
              <w:rStyle w:val="af"/>
            </w:rPr>
            <w:commentReference w:id="4"/>
          </m:r>
          <m:r>
            <m:rPr>
              <m:sty m:val="p"/>
            </m:rPr>
            <w:rPr>
              <w:rFonts w:ascii="Cambria Math" w:eastAsia="楷体" w:hAnsi="Cambria Math" w:cs="Times New Roman"/>
              <w:szCs w:val="21"/>
            </w:rPr>
            <m:t>τ</m:t>
          </m:r>
        </m:oMath>
      </m:oMathPara>
    </w:p>
    <w:p w14:paraId="3FC9797F" w14:textId="106F2F35" w:rsidR="004C63F4" w:rsidRPr="00C93B99" w:rsidRDefault="004C63F4" w:rsidP="004769EF">
      <w:pPr>
        <w:spacing w:line="360" w:lineRule="auto"/>
        <w:ind w:firstLineChars="200" w:firstLine="420"/>
        <w:rPr>
          <w:rFonts w:ascii="Times New Roman" w:eastAsia="楷体" w:hAnsi="Times New Roman" w:cs="Times New Roman"/>
          <w:i/>
          <w:szCs w:val="21"/>
        </w:rPr>
      </w:pPr>
      <m:oMathPara>
        <m:oMathParaPr>
          <m:jc m:val="left"/>
        </m:oMathParaPr>
        <m:oMath>
          <m:r>
            <w:rPr>
              <w:rFonts w:ascii="Cambria Math" w:eastAsia="楷体" w:hAnsi="Cambria Math" w:cs="Times New Roman"/>
              <w:szCs w:val="21"/>
            </w:rPr>
            <m:t>T&lt;</m:t>
          </m:r>
          <m:sSub>
            <m:sSubPr>
              <m:ctrlPr>
                <w:rPr>
                  <w:rFonts w:ascii="Cambria Math" w:eastAsia="楷体" w:hAnsi="Cambria Math" w:cs="Times New Roman"/>
                  <w:i/>
                  <w:szCs w:val="21"/>
                </w:rPr>
              </m:ctrlPr>
            </m:sSubPr>
            <m:e>
              <m:r>
                <w:rPr>
                  <w:rFonts w:ascii="Cambria Math" w:eastAsia="楷体" w:hAnsi="Cambria Math" w:cs="Times New Roman"/>
                  <w:szCs w:val="21"/>
                </w:rPr>
                <m:t>i</m:t>
              </m:r>
            </m:e>
            <m:sub>
              <m:r>
                <w:rPr>
                  <w:rFonts w:ascii="Cambria Math" w:eastAsia="楷体" w:hAnsi="Cambria Math" w:cs="Times New Roman"/>
                  <w:szCs w:val="21"/>
                </w:rPr>
                <m:t>g</m:t>
              </m:r>
            </m:sub>
          </m:sSub>
          <m:sSub>
            <m:sSubPr>
              <m:ctrlPr>
                <w:rPr>
                  <w:rFonts w:ascii="Cambria Math" w:eastAsia="楷体" w:hAnsi="Cambria Math" w:cs="Times New Roman"/>
                  <w:i/>
                  <w:szCs w:val="21"/>
                </w:rPr>
              </m:ctrlPr>
            </m:sSubPr>
            <m:e>
              <m:r>
                <w:rPr>
                  <w:rFonts w:ascii="Cambria Math" w:eastAsia="楷体" w:hAnsi="Cambria Math" w:cs="Times New Roman"/>
                  <w:szCs w:val="21"/>
                </w:rPr>
                <m:t>&gt;</m:t>
              </m:r>
            </m:e>
            <m:sub>
              <m:r>
                <w:rPr>
                  <w:rFonts w:ascii="Cambria Math" w:eastAsia="楷体" w:hAnsi="Cambria Math" w:cs="Times New Roman"/>
                  <w:szCs w:val="21"/>
                </w:rPr>
                <m:t>T</m:t>
              </m:r>
            </m:sub>
          </m:sSub>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ctrlPr>
                <w:rPr>
                  <w:rFonts w:ascii="Cambria Math" w:eastAsia="楷体" w:hAnsi="Cambria Math" w:cs="Times New Roman"/>
                  <w:i/>
                  <w:szCs w:val="21"/>
                </w:rPr>
              </m:ctrlPr>
            </m:sub>
            <m:sup>
              <m:r>
                <w:rPr>
                  <w:rFonts w:ascii="Cambria Math" w:eastAsia="楷体" w:hAnsi="Cambria Math" w:cs="Times New Roman"/>
                  <w:szCs w:val="21"/>
                </w:rPr>
                <m:t>t+T</m:t>
              </m:r>
              <m:sSub>
                <m:sSubPr>
                  <m:ctrlPr>
                    <w:rPr>
                      <w:rFonts w:ascii="Cambria Math" w:eastAsia="楷体" w:hAnsi="Cambria Math" w:cs="Times New Roman"/>
                      <w:i/>
                      <w:szCs w:val="21"/>
                    </w:rPr>
                  </m:ctrlPr>
                </m:sSubPr>
                <m:e>
                  <m:r>
                    <w:rPr>
                      <w:rFonts w:ascii="Cambria Math" w:eastAsia="楷体" w:hAnsi="Cambria Math" w:cs="Times New Roman"/>
                      <w:szCs w:val="21"/>
                    </w:rPr>
                    <m:t>d</m:t>
                  </m:r>
                </m:e>
                <m:sub>
                  <m:r>
                    <w:rPr>
                      <w:rFonts w:ascii="Cambria Math" w:eastAsia="楷体" w:hAnsi="Cambria Math" w:cs="Times New Roman"/>
                      <w:szCs w:val="21"/>
                    </w:rPr>
                    <m:t>1</m:t>
                  </m:r>
                </m:sub>
              </m:sSub>
              <m:d>
                <m:dPr>
                  <m:ctrlPr>
                    <w:rPr>
                      <w:rFonts w:ascii="Cambria Math" w:eastAsia="楷体" w:hAnsi="Cambria Math" w:cs="Times New Roman"/>
                      <w:i/>
                      <w:szCs w:val="21"/>
                    </w:rPr>
                  </m:ctrlPr>
                </m:dPr>
                <m:e>
                  <m:r>
                    <w:rPr>
                      <w:rFonts w:ascii="Cambria Math" w:eastAsia="楷体" w:hAnsi="Cambria Math" w:cs="Times New Roman"/>
                      <w:szCs w:val="21"/>
                    </w:rPr>
                    <m:t>t</m:t>
                  </m:r>
                </m:e>
              </m:d>
              <m:ctrlPr>
                <w:rPr>
                  <w:rFonts w:ascii="Cambria Math" w:eastAsia="楷体" w:hAnsi="Cambria Math" w:cs="Times New Roman"/>
                  <w:i/>
                  <w:szCs w:val="21"/>
                </w:rPr>
              </m:ctrlPr>
            </m:sup>
            <m:e>
              <m:sSub>
                <m:sSubPr>
                  <m:ctrlPr>
                    <w:rPr>
                      <w:rFonts w:ascii="Cambria Math" w:eastAsia="楷体" w:hAnsi="Cambria Math" w:cs="Times New Roman"/>
                      <w:i/>
                      <w:szCs w:val="21"/>
                    </w:rPr>
                  </m:ctrlPr>
                </m:sSubPr>
                <m:e>
                  <m:r>
                    <w:rPr>
                      <w:rFonts w:ascii="Cambria Math" w:eastAsia="楷体" w:hAnsi="Cambria Math" w:cs="Times New Roman"/>
                      <w:szCs w:val="21"/>
                    </w:rPr>
                    <m:t>i</m:t>
                  </m:r>
                </m:e>
                <m:sub>
                  <m:sSub>
                    <m:sSubPr>
                      <m:ctrlPr>
                        <w:rPr>
                          <w:rFonts w:ascii="Cambria Math" w:eastAsia="楷体" w:hAnsi="Cambria Math" w:cs="Times New Roman"/>
                          <w:i/>
                          <w:szCs w:val="21"/>
                        </w:rPr>
                      </m:ctrlPr>
                    </m:sSubPr>
                    <m:e>
                      <m:r>
                        <w:rPr>
                          <w:rFonts w:ascii="Cambria Math" w:eastAsia="楷体" w:hAnsi="Cambria Math" w:cs="Times New Roman"/>
                          <w:szCs w:val="21"/>
                        </w:rPr>
                        <m:t>L</m:t>
                      </m:r>
                    </m:e>
                    <m:sub>
                      <m:r>
                        <w:rPr>
                          <w:rFonts w:ascii="Cambria Math" w:eastAsia="楷体" w:hAnsi="Cambria Math" w:cs="Times New Roman"/>
                          <w:szCs w:val="21"/>
                        </w:rPr>
                        <m:t>1</m:t>
                      </m:r>
                    </m:sub>
                  </m:sSub>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r>
                <m:rPr>
                  <m:sty m:val="p"/>
                </m:rPr>
                <w:rPr>
                  <w:rFonts w:ascii="Cambria Math" w:eastAsia="楷体" w:hAnsi="Cambria Math" w:cs="Times New Roman"/>
                  <w:szCs w:val="21"/>
                </w:rPr>
                <m:t>τ</m:t>
              </m:r>
              <m:ctrlPr>
                <w:rPr>
                  <w:rFonts w:ascii="Cambria Math" w:eastAsia="楷体" w:hAnsi="Cambria Math" w:cs="Times New Roman"/>
                  <w:i/>
                  <w:szCs w:val="21"/>
                </w:rPr>
              </m:ctrlPr>
            </m:e>
          </m:nary>
          <m:r>
            <w:rPr>
              <w:rFonts w:ascii="Cambria Math" w:eastAsia="楷体" w:hAnsi="Cambria Math" w:cs="Times New Roman"/>
              <w:szCs w:val="21"/>
            </w:rPr>
            <m:t>+</m:t>
          </m:r>
          <m:nary>
            <m:naryPr>
              <m:ctrlPr>
                <w:rPr>
                  <w:rFonts w:ascii="Cambria Math" w:eastAsia="楷体" w:hAnsi="Cambria Math" w:cs="Times New Roman"/>
                  <w:szCs w:val="21"/>
                </w:rPr>
              </m:ctrlPr>
            </m:naryPr>
            <m:sub>
              <m:r>
                <w:rPr>
                  <w:rFonts w:ascii="Cambria Math" w:eastAsia="楷体" w:hAnsi="Cambria Math" w:cs="Times New Roman"/>
                  <w:szCs w:val="21"/>
                </w:rPr>
                <m:t>t+</m:t>
              </m:r>
              <m:f>
                <m:fPr>
                  <m:ctrlPr>
                    <w:rPr>
                      <w:rFonts w:ascii="Cambria Math" w:eastAsia="楷体" w:hAnsi="Cambria Math" w:cs="Times New Roman"/>
                      <w:szCs w:val="21"/>
                    </w:rPr>
                  </m:ctrlPr>
                </m:fPr>
                <m:num>
                  <m:r>
                    <w:rPr>
                      <w:rFonts w:ascii="Cambria Math" w:eastAsia="楷体" w:hAnsi="Cambria Math" w:cs="Times New Roman"/>
                      <w:szCs w:val="21"/>
                    </w:rPr>
                    <m:t>T</m:t>
                  </m:r>
                  <m:ctrlPr>
                    <w:rPr>
                      <w:rFonts w:ascii="Cambria Math" w:eastAsia="楷体" w:hAnsi="Cambria Math" w:cs="Times New Roman"/>
                      <w:i/>
                      <w:szCs w:val="21"/>
                    </w:rPr>
                  </m:ctrlPr>
                </m:num>
                <m:den>
                  <m:r>
                    <w:rPr>
                      <w:rFonts w:ascii="Cambria Math" w:eastAsia="楷体" w:hAnsi="Cambria Math" w:cs="Times New Roman"/>
                      <w:szCs w:val="21"/>
                    </w:rPr>
                    <m:t>2</m:t>
                  </m:r>
                  <m:ctrlPr>
                    <w:rPr>
                      <w:rFonts w:ascii="Cambria Math" w:eastAsia="楷体" w:hAnsi="Cambria Math" w:cs="Times New Roman"/>
                      <w:i/>
                      <w:szCs w:val="21"/>
                    </w:rPr>
                  </m:ctrlPr>
                </m:den>
              </m:f>
              <m:ctrlPr>
                <w:rPr>
                  <w:rFonts w:ascii="Cambria Math" w:eastAsia="楷体" w:hAnsi="Cambria Math" w:cs="Times New Roman"/>
                  <w:i/>
                  <w:szCs w:val="21"/>
                </w:rPr>
              </m:ctrlPr>
            </m:sub>
            <m:sup>
              <m:r>
                <w:rPr>
                  <w:rFonts w:ascii="Cambria Math" w:eastAsia="楷体" w:hAnsi="Cambria Math" w:cs="Times New Roman"/>
                  <w:szCs w:val="21"/>
                </w:rPr>
                <m:t>t+</m:t>
              </m:r>
              <m:f>
                <m:fPr>
                  <m:ctrlPr>
                    <w:rPr>
                      <w:rFonts w:ascii="Cambria Math" w:eastAsia="楷体" w:hAnsi="Cambria Math" w:cs="Times New Roman"/>
                      <w:szCs w:val="21"/>
                    </w:rPr>
                  </m:ctrlPr>
                </m:fPr>
                <m:num>
                  <m:r>
                    <w:rPr>
                      <w:rFonts w:ascii="Cambria Math" w:eastAsia="楷体" w:hAnsi="Cambria Math" w:cs="Times New Roman"/>
                      <w:szCs w:val="21"/>
                    </w:rPr>
                    <m:t>T</m:t>
                  </m:r>
                  <m:ctrlPr>
                    <w:rPr>
                      <w:rFonts w:ascii="Cambria Math" w:eastAsia="楷体" w:hAnsi="Cambria Math" w:cs="Times New Roman"/>
                      <w:i/>
                      <w:szCs w:val="21"/>
                    </w:rPr>
                  </m:ctrlPr>
                </m:num>
                <m:den>
                  <m:r>
                    <w:rPr>
                      <w:rFonts w:ascii="Cambria Math" w:eastAsia="楷体" w:hAnsi="Cambria Math" w:cs="Times New Roman"/>
                      <w:szCs w:val="21"/>
                    </w:rPr>
                    <m:t>2</m:t>
                  </m:r>
                  <m:ctrlPr>
                    <w:rPr>
                      <w:rFonts w:ascii="Cambria Math" w:eastAsia="楷体" w:hAnsi="Cambria Math" w:cs="Times New Roman"/>
                      <w:i/>
                      <w:szCs w:val="21"/>
                    </w:rPr>
                  </m:ctrlPr>
                </m:den>
              </m:f>
              <m:r>
                <w:rPr>
                  <w:rFonts w:ascii="Cambria Math" w:eastAsia="楷体" w:hAnsi="Cambria Math" w:cs="Times New Roman"/>
                  <w:szCs w:val="21"/>
                </w:rPr>
                <m:t>+T</m:t>
              </m:r>
              <m:sSub>
                <m:sSubPr>
                  <m:ctrlPr>
                    <w:rPr>
                      <w:rFonts w:ascii="Cambria Math" w:eastAsia="楷体" w:hAnsi="Cambria Math" w:cs="Times New Roman"/>
                      <w:i/>
                      <w:szCs w:val="21"/>
                    </w:rPr>
                  </m:ctrlPr>
                </m:sSubPr>
                <m:e>
                  <m:r>
                    <w:rPr>
                      <w:rFonts w:ascii="Cambria Math" w:eastAsia="楷体" w:hAnsi="Cambria Math" w:cs="Times New Roman"/>
                      <w:szCs w:val="21"/>
                    </w:rPr>
                    <m:t>d</m:t>
                  </m:r>
                </m:e>
                <m:sub>
                  <m:r>
                    <w:rPr>
                      <w:rFonts w:ascii="Cambria Math" w:eastAsia="楷体" w:hAnsi="Cambria Math" w:cs="Times New Roman"/>
                      <w:szCs w:val="21"/>
                    </w:rPr>
                    <m:t>2</m:t>
                  </m:r>
                </m:sub>
              </m:sSub>
              <m:d>
                <m:dPr>
                  <m:ctrlPr>
                    <w:rPr>
                      <w:rFonts w:ascii="Cambria Math" w:eastAsia="楷体" w:hAnsi="Cambria Math" w:cs="Times New Roman"/>
                      <w:i/>
                      <w:szCs w:val="21"/>
                    </w:rPr>
                  </m:ctrlPr>
                </m:dPr>
                <m:e>
                  <m:r>
                    <w:rPr>
                      <w:rFonts w:ascii="Cambria Math" w:eastAsia="楷体" w:hAnsi="Cambria Math" w:cs="Times New Roman"/>
                      <w:szCs w:val="21"/>
                    </w:rPr>
                    <m:t>t</m:t>
                  </m:r>
                </m:e>
              </m:d>
              <m:ctrlPr>
                <w:rPr>
                  <w:rFonts w:ascii="Cambria Math" w:eastAsia="楷体" w:hAnsi="Cambria Math" w:cs="Times New Roman"/>
                  <w:i/>
                  <w:szCs w:val="21"/>
                </w:rPr>
              </m:ctrlPr>
            </m:sup>
            <m:e>
              <m:sSub>
                <m:sSubPr>
                  <m:ctrlPr>
                    <w:rPr>
                      <w:rFonts w:ascii="Cambria Math" w:eastAsia="楷体" w:hAnsi="Cambria Math" w:cs="Times New Roman"/>
                      <w:i/>
                      <w:szCs w:val="21"/>
                    </w:rPr>
                  </m:ctrlPr>
                </m:sSubPr>
                <m:e>
                  <m:r>
                    <w:rPr>
                      <w:rFonts w:ascii="Cambria Math" w:eastAsia="楷体" w:hAnsi="Cambria Math" w:cs="Times New Roman"/>
                      <w:szCs w:val="21"/>
                    </w:rPr>
                    <m:t>i</m:t>
                  </m:r>
                </m:e>
                <m:sub>
                  <m:sSub>
                    <m:sSubPr>
                      <m:ctrlPr>
                        <w:rPr>
                          <w:rFonts w:ascii="Cambria Math" w:eastAsia="楷体" w:hAnsi="Cambria Math" w:cs="Times New Roman"/>
                          <w:i/>
                          <w:szCs w:val="21"/>
                        </w:rPr>
                      </m:ctrlPr>
                    </m:sSubPr>
                    <m:e>
                      <m:r>
                        <w:rPr>
                          <w:rFonts w:ascii="Cambria Math" w:eastAsia="楷体" w:hAnsi="Cambria Math" w:cs="Times New Roman"/>
                          <w:szCs w:val="21"/>
                        </w:rPr>
                        <m:t>L</m:t>
                      </m:r>
                    </m:e>
                    <m:sub>
                      <m:r>
                        <w:rPr>
                          <w:rFonts w:ascii="Cambria Math" w:eastAsia="楷体" w:hAnsi="Cambria Math" w:cs="Times New Roman"/>
                          <w:szCs w:val="21"/>
                        </w:rPr>
                        <m:t>2</m:t>
                      </m:r>
                    </m:sub>
                  </m:sSub>
                </m:sub>
              </m:sSub>
              <m:d>
                <m:dPr>
                  <m:ctrlPr>
                    <w:rPr>
                      <w:rFonts w:ascii="Cambria Math" w:eastAsia="楷体" w:hAnsi="Cambria Math" w:cs="Times New Roman"/>
                      <w:i/>
                      <w:szCs w:val="21"/>
                    </w:rPr>
                  </m:ctrlPr>
                </m:dPr>
                <m:e>
                  <m:r>
                    <m:rPr>
                      <m:sty m:val="p"/>
                    </m:rPr>
                    <w:rPr>
                      <w:rFonts w:ascii="Cambria Math" w:eastAsia="楷体" w:hAnsi="Cambria Math" w:cs="Times New Roman"/>
                      <w:szCs w:val="21"/>
                    </w:rPr>
                    <m:t>τ</m:t>
                  </m:r>
                </m:e>
              </m:d>
              <m:r>
                <w:rPr>
                  <w:rFonts w:ascii="Cambria Math" w:eastAsia="楷体" w:hAnsi="Cambria Math" w:cs="Times New Roman"/>
                  <w:szCs w:val="21"/>
                </w:rPr>
                <m:t>d</m:t>
              </m:r>
              <m:ctrlPr>
                <w:rPr>
                  <w:rFonts w:ascii="Cambria Math" w:eastAsia="楷体" w:hAnsi="Cambria Math" w:cs="Times New Roman"/>
                  <w:i/>
                  <w:szCs w:val="21"/>
                </w:rPr>
              </m:ctrlPr>
            </m:e>
          </m:nary>
          <m:r>
            <m:rPr>
              <m:sty m:val="p"/>
            </m:rPr>
            <w:rPr>
              <w:rFonts w:ascii="Cambria Math" w:eastAsia="楷体" w:hAnsi="Cambria Math" w:cs="Times New Roman"/>
              <w:szCs w:val="21"/>
            </w:rPr>
            <m:t>τ</m:t>
          </m:r>
        </m:oMath>
      </m:oMathPara>
    </w:p>
    <w:p w14:paraId="2F46CB70" w14:textId="391475EC" w:rsidR="004C63F4" w:rsidRPr="004C63F4" w:rsidRDefault="004C63F4" w:rsidP="004C63F4">
      <w:pPr>
        <w:spacing w:line="360" w:lineRule="auto"/>
        <w:ind w:firstLineChars="200" w:firstLine="420"/>
        <w:rPr>
          <w:rFonts w:ascii="Times New Roman" w:eastAsia="楷体" w:hAnsi="Times New Roman"/>
        </w:rPr>
      </w:pPr>
      <w:r w:rsidRPr="004C63F4">
        <w:rPr>
          <w:rFonts w:ascii="Times New Roman" w:eastAsia="楷体" w:hAnsi="Times New Roman" w:hint="eastAsia"/>
        </w:rPr>
        <w:t>小信号扰动下，我们认为</w:t>
      </w:r>
      <m:oMath>
        <m:sSub>
          <m:sSubPr>
            <m:ctrlPr>
              <w:rPr>
                <w:rFonts w:ascii="Cambria Math" w:eastAsia="楷体" w:hAnsi="Cambria Math"/>
                <w:i/>
              </w:rPr>
            </m:ctrlPr>
          </m:sSubPr>
          <m:e>
            <m:r>
              <w:rPr>
                <w:rFonts w:ascii="Cambria Math" w:eastAsia="楷体" w:hAnsi="Cambria Math"/>
              </w:rPr>
              <m:t>V</m:t>
            </m:r>
          </m:e>
          <m:sub>
            <m:r>
              <w:rPr>
                <w:rFonts w:ascii="Cambria Math" w:eastAsia="楷体" w:hAnsi="Cambria Math"/>
              </w:rPr>
              <m:t>i</m:t>
            </m:r>
          </m:sub>
        </m:sSub>
        <m:d>
          <m:dPr>
            <m:ctrlPr>
              <w:rPr>
                <w:rFonts w:ascii="Cambria Math" w:eastAsia="楷体" w:hAnsi="Cambria Math"/>
                <w:i/>
              </w:rPr>
            </m:ctrlPr>
          </m:dPr>
          <m:e>
            <m:r>
              <w:rPr>
                <w:rFonts w:ascii="Cambria Math" w:eastAsia="楷体" w:hAnsi="Cambria Math"/>
              </w:rPr>
              <m:t>t</m:t>
            </m:r>
          </m:e>
        </m:d>
        <m:r>
          <w:rPr>
            <w:rFonts w:ascii="Cambria Math" w:eastAsia="楷体" w:hAnsi="Cambria Math" w:hint="eastAsia"/>
          </w:rPr>
          <m:t>，</m:t>
        </m:r>
        <m:sSub>
          <m:sSubPr>
            <m:ctrlPr>
              <w:rPr>
                <w:rFonts w:ascii="Cambria Math" w:eastAsia="楷体" w:hAnsi="Cambria Math"/>
                <w:i/>
              </w:rPr>
            </m:ctrlPr>
          </m:sSubPr>
          <m:e>
            <m:r>
              <w:rPr>
                <w:rFonts w:ascii="Cambria Math" w:eastAsia="楷体" w:hAnsi="Cambria Math"/>
              </w:rPr>
              <m:t>V</m:t>
            </m:r>
          </m:e>
          <m:sub>
            <m:r>
              <w:rPr>
                <w:rFonts w:ascii="Cambria Math" w:eastAsia="楷体" w:hAnsi="Cambria Math"/>
              </w:rPr>
              <m:t>o</m:t>
            </m:r>
          </m:sub>
        </m:sSub>
        <m:d>
          <m:dPr>
            <m:ctrlPr>
              <w:rPr>
                <w:rFonts w:ascii="Cambria Math" w:eastAsia="楷体" w:hAnsi="Cambria Math"/>
                <w:i/>
              </w:rPr>
            </m:ctrlPr>
          </m:dPr>
          <m:e>
            <m:r>
              <w:rPr>
                <w:rFonts w:ascii="Cambria Math" w:eastAsia="楷体" w:hAnsi="Cambria Math"/>
              </w:rPr>
              <m:t>t</m:t>
            </m:r>
          </m:e>
        </m:d>
        <m:r>
          <w:rPr>
            <w:rFonts w:ascii="Cambria Math" w:eastAsia="楷体" w:hAnsi="Cambria Math" w:hint="eastAsia"/>
          </w:rPr>
          <m:t>，</m:t>
        </m:r>
        <m:sSub>
          <m:sSubPr>
            <m:ctrlPr>
              <w:rPr>
                <w:rFonts w:ascii="Cambria Math" w:eastAsia="楷体" w:hAnsi="Cambria Math"/>
                <w:i/>
              </w:rPr>
            </m:ctrlPr>
          </m:sSubPr>
          <m:e>
            <m:r>
              <w:rPr>
                <w:rFonts w:ascii="Cambria Math" w:eastAsia="楷体" w:hAnsi="Cambria Math"/>
              </w:rPr>
              <m:t>i</m:t>
            </m:r>
          </m:e>
          <m:sub>
            <m:r>
              <w:rPr>
                <w:rFonts w:ascii="Cambria Math" w:eastAsia="楷体" w:hAnsi="Cambria Math"/>
              </w:rPr>
              <m:t>L</m:t>
            </m:r>
          </m:sub>
        </m:sSub>
        <m:d>
          <m:dPr>
            <m:ctrlPr>
              <w:rPr>
                <w:rFonts w:ascii="Cambria Math" w:eastAsia="楷体" w:hAnsi="Cambria Math"/>
                <w:i/>
              </w:rPr>
            </m:ctrlPr>
          </m:dPr>
          <m:e>
            <m:r>
              <w:rPr>
                <w:rFonts w:ascii="Cambria Math" w:eastAsia="楷体" w:hAnsi="Cambria Math"/>
              </w:rPr>
              <m:t>t</m:t>
            </m:r>
          </m:e>
        </m:d>
      </m:oMath>
      <w:r w:rsidRPr="004C63F4">
        <w:rPr>
          <w:rFonts w:ascii="Times New Roman" w:eastAsia="楷体" w:hAnsi="Times New Roman" w:hint="eastAsia"/>
        </w:rPr>
        <w:t>在一个开关周期内变化很小，用其平均值来近似，即：</w:t>
      </w:r>
    </w:p>
    <w:p w14:paraId="49F75A68" w14:textId="77777777" w:rsidR="004C63F4" w:rsidRPr="00C93B99" w:rsidRDefault="004C63F4" w:rsidP="004C63F4">
      <w:pPr>
        <w:spacing w:line="360" w:lineRule="auto"/>
        <w:ind w:firstLineChars="200" w:firstLine="480"/>
        <w:rPr>
          <w:rFonts w:ascii="Cambria Math" w:eastAsia="楷体" w:hAnsi="Cambria Math"/>
          <w:iCs/>
          <w:sz w:val="24"/>
          <w:szCs w:val="24"/>
        </w:rPr>
      </w:pPr>
      <m:oMathPara>
        <m:oMathParaPr>
          <m:jc m:val="center"/>
        </m:oMathParaPr>
        <m:oMath>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m:rPr>
              <m:sty m:val="p"/>
            </m:rP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ctrlPr>
                <w:rPr>
                  <w:rFonts w:ascii="Cambria Math" w:eastAsia="楷体" w:hAnsi="Cambria Math"/>
                  <w:sz w:val="24"/>
                  <w:szCs w:val="24"/>
                </w:rPr>
              </m:ctrlPr>
            </m:e>
            <m:sub>
              <m:r>
                <w:rPr>
                  <w:rFonts w:ascii="Cambria Math" w:eastAsia="楷体" w:hAnsi="Cambria Math"/>
                  <w:sz w:val="24"/>
                  <w:szCs w:val="24"/>
                </w:rPr>
                <m:t>i</m:t>
              </m:r>
            </m:sub>
          </m:sSub>
          <m:d>
            <m:dPr>
              <m:ctrlPr>
                <w:rPr>
                  <w:rFonts w:ascii="Cambria Math" w:eastAsia="楷体" w:hAnsi="Cambria Math"/>
                  <w:i/>
                  <w:sz w:val="24"/>
                  <w:szCs w:val="24"/>
                </w:rPr>
              </m:ctrlPr>
            </m:dPr>
            <m:e>
              <m:r>
                <w:rPr>
                  <w:rFonts w:ascii="Cambria Math" w:eastAsia="楷体" w:hAnsi="Cambria Math"/>
                  <w:sz w:val="24"/>
                  <w:szCs w:val="24"/>
                </w:rPr>
                <m:t>t</m:t>
              </m:r>
            </m:e>
          </m:d>
          <m:r>
            <w:rPr>
              <w:rFonts w:ascii="Cambria Math" w:eastAsia="楷体" w:hAnsi="Cambria Math"/>
              <w:sz w:val="24"/>
              <w:szCs w:val="24"/>
            </w:rPr>
            <m:t>，</m:t>
          </m:r>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m:rPr>
              <m:sty m:val="p"/>
            </m:rP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ctrlPr>
                <w:rPr>
                  <w:rFonts w:ascii="Cambria Math" w:eastAsia="楷体" w:hAnsi="Cambria Math"/>
                  <w:sz w:val="24"/>
                  <w:szCs w:val="24"/>
                </w:rPr>
              </m:ctrlPr>
            </m:e>
            <m:sub>
              <m:r>
                <w:rPr>
                  <w:rFonts w:ascii="Cambria Math" w:eastAsia="楷体" w:hAnsi="Cambria Math"/>
                  <w:sz w:val="24"/>
                  <w:szCs w:val="24"/>
                </w:rPr>
                <m:t>o</m:t>
              </m:r>
            </m:sub>
          </m:sSub>
          <m:d>
            <m:dPr>
              <m:ctrlPr>
                <w:rPr>
                  <w:rFonts w:ascii="Cambria Math" w:eastAsia="楷体" w:hAnsi="Cambria Math"/>
                  <w:i/>
                  <w:sz w:val="24"/>
                  <w:szCs w:val="24"/>
                </w:rPr>
              </m:ctrlPr>
            </m:dPr>
            <m:e>
              <m:r>
                <w:rPr>
                  <w:rFonts w:ascii="Cambria Math" w:eastAsia="楷体" w:hAnsi="Cambria Math"/>
                  <w:sz w:val="24"/>
                  <w:szCs w:val="24"/>
                </w:rPr>
                <m:t>t</m:t>
              </m:r>
            </m:e>
          </m:d>
          <m:r>
            <w:rPr>
              <w:rFonts w:ascii="Cambria Math" w:eastAsia="楷体" w:hAnsi="Cambria Math"/>
              <w:sz w:val="24"/>
              <w:szCs w:val="24"/>
            </w:rPr>
            <m:t>，</m:t>
          </m:r>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i</m:t>
              </m:r>
            </m:e>
            <m:sub>
              <m:r>
                <w:rPr>
                  <w:rFonts w:ascii="Cambria Math" w:eastAsia="楷体" w:hAnsi="Cambria Math"/>
                  <w:sz w:val="24"/>
                  <w:szCs w:val="24"/>
                </w:rPr>
                <m:t>L</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m:rPr>
              <m:sty m:val="p"/>
            </m:rP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i</m:t>
              </m:r>
              <m:ctrlPr>
                <w:rPr>
                  <w:rFonts w:ascii="Cambria Math" w:eastAsia="楷体" w:hAnsi="Cambria Math"/>
                  <w:sz w:val="24"/>
                  <w:szCs w:val="24"/>
                </w:rPr>
              </m:ctrlPr>
            </m:e>
            <m:sub>
              <m:r>
                <w:rPr>
                  <w:rFonts w:ascii="Cambria Math" w:eastAsia="楷体" w:hAnsi="Cambria Math"/>
                  <w:sz w:val="24"/>
                  <w:szCs w:val="24"/>
                </w:rPr>
                <m:t>L</m:t>
              </m:r>
            </m:sub>
          </m:sSub>
          <m:d>
            <m:dPr>
              <m:ctrlPr>
                <w:rPr>
                  <w:rFonts w:ascii="Cambria Math" w:eastAsia="楷体" w:hAnsi="Cambria Math"/>
                  <w:i/>
                  <w:sz w:val="24"/>
                  <w:szCs w:val="24"/>
                </w:rPr>
              </m:ctrlPr>
            </m:dPr>
            <m:e>
              <m:r>
                <w:rPr>
                  <w:rFonts w:ascii="Cambria Math" w:eastAsia="楷体" w:hAnsi="Cambria Math"/>
                  <w:sz w:val="24"/>
                  <w:szCs w:val="24"/>
                </w:rPr>
                <m:t>t</m:t>
              </m:r>
            </m:e>
          </m:d>
          <m:r>
            <w:rPr>
              <w:rFonts w:ascii="Cambria Math" w:eastAsia="楷体" w:hAnsi="Cambria Math"/>
              <w:sz w:val="24"/>
              <w:szCs w:val="24"/>
            </w:rPr>
            <m:t>，</m:t>
          </m:r>
          <m:r>
            <m:rPr>
              <m:sty m:val="p"/>
            </m:rPr>
            <w:rPr>
              <w:rFonts w:ascii="Cambria Math" w:eastAsia="楷体" w:hAnsi="Cambria Math"/>
              <w:sz w:val="24"/>
              <w:szCs w:val="24"/>
            </w:rPr>
            <m:t>&lt;</m:t>
          </m:r>
          <m:sSub>
            <m:sSubPr>
              <m:ctrlPr>
                <w:rPr>
                  <w:rFonts w:ascii="Cambria Math" w:eastAsia="楷体" w:hAnsi="Cambria Math"/>
                  <w:iCs/>
                  <w:sz w:val="24"/>
                  <w:szCs w:val="24"/>
                </w:rPr>
              </m:ctrlPr>
            </m:sSubPr>
            <m:e>
              <m:r>
                <m:rPr>
                  <m:sty m:val="p"/>
                </m:rPr>
                <w:rPr>
                  <w:rFonts w:ascii="Cambria Math" w:eastAsia="楷体" w:hAnsi="Cambria Math"/>
                  <w:sz w:val="24"/>
                  <w:szCs w:val="24"/>
                </w:rPr>
                <m:t>i</m:t>
              </m:r>
            </m:e>
            <m:sub>
              <m:r>
                <m:rPr>
                  <m:sty m:val="p"/>
                </m:rPr>
                <w:rPr>
                  <w:rFonts w:ascii="Cambria Math" w:eastAsia="楷体" w:hAnsi="Cambria Math"/>
                  <w:sz w:val="24"/>
                  <w:szCs w:val="24"/>
                </w:rPr>
                <m:t>o</m:t>
              </m:r>
            </m:sub>
          </m:sSub>
          <m:sSub>
            <m:sSubPr>
              <m:ctrlPr>
                <w:rPr>
                  <w:rFonts w:ascii="Cambria Math" w:eastAsia="楷体" w:hAnsi="Cambria Math"/>
                  <w:iCs/>
                  <w:sz w:val="24"/>
                  <w:szCs w:val="24"/>
                </w:rPr>
              </m:ctrlPr>
            </m:sSubPr>
            <m:e>
              <m:r>
                <m:rPr>
                  <m:sty m:val="p"/>
                </m:rPr>
                <w:rPr>
                  <w:rFonts w:ascii="Cambria Math" w:eastAsia="楷体" w:hAnsi="Cambria Math"/>
                  <w:sz w:val="24"/>
                  <w:szCs w:val="24"/>
                </w:rPr>
                <m:t>&gt;</m:t>
              </m:r>
            </m:e>
            <m:sub>
              <m:r>
                <m:rPr>
                  <m:sty m:val="p"/>
                </m:rPr>
                <w:rPr>
                  <w:rFonts w:ascii="Cambria Math" w:eastAsia="楷体" w:hAnsi="Cambria Math"/>
                  <w:sz w:val="24"/>
                  <w:szCs w:val="24"/>
                </w:rPr>
                <m:t>T</m:t>
              </m:r>
            </m:sub>
          </m:sSub>
          <m:r>
            <m:rPr>
              <m:sty m:val="p"/>
            </m:rP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i</m:t>
              </m:r>
            </m:e>
            <m:sub>
              <m:r>
                <m:rPr>
                  <m:sty m:val="p"/>
                </m:rPr>
                <w:rPr>
                  <w:rFonts w:ascii="Cambria Math" w:eastAsia="楷体" w:hAnsi="Cambria Math"/>
                  <w:sz w:val="24"/>
                  <w:szCs w:val="24"/>
                </w:rPr>
                <m:t>o</m:t>
              </m:r>
            </m:sub>
          </m:sSub>
          <m:d>
            <m:dPr>
              <m:ctrlPr>
                <w:rPr>
                  <w:rFonts w:ascii="Cambria Math" w:eastAsia="楷体" w:hAnsi="Cambria Math"/>
                  <w:iCs/>
                  <w:sz w:val="24"/>
                  <w:szCs w:val="24"/>
                </w:rPr>
              </m:ctrlPr>
            </m:dPr>
            <m:e>
              <m:r>
                <m:rPr>
                  <m:sty m:val="p"/>
                </m:rPr>
                <w:rPr>
                  <w:rFonts w:ascii="Cambria Math" w:eastAsia="楷体" w:hAnsi="Cambria Math"/>
                  <w:sz w:val="24"/>
                  <w:szCs w:val="24"/>
                </w:rPr>
                <m:t>t</m:t>
              </m:r>
            </m:e>
          </m:d>
        </m:oMath>
      </m:oMathPara>
    </w:p>
    <w:p w14:paraId="31543601" w14:textId="77777777" w:rsidR="004C63F4" w:rsidRPr="004C63F4" w:rsidRDefault="004C63F4" w:rsidP="004C63F4">
      <w:pPr>
        <w:spacing w:line="360" w:lineRule="auto"/>
        <w:ind w:firstLineChars="200" w:firstLine="420"/>
        <w:rPr>
          <w:rFonts w:ascii="Times New Roman" w:eastAsia="楷体" w:hAnsi="Times New Roman" w:cs="Times New Roman"/>
        </w:rPr>
      </w:pPr>
      <w:r w:rsidRPr="004C63F4">
        <w:rPr>
          <w:rFonts w:ascii="Times New Roman" w:eastAsia="楷体" w:hAnsi="Times New Roman" w:hint="eastAsia"/>
        </w:rPr>
        <w:t>将上式带入</w:t>
      </w:r>
      <w:r w:rsidRPr="004C63F4">
        <w:rPr>
          <w:rFonts w:ascii="Times New Roman" w:eastAsia="楷体" w:hAnsi="Times New Roman" w:cs="Times New Roman" w:hint="eastAsia"/>
        </w:rPr>
        <w:t>两路电感电压平均值、电容电流平均值以及输入电流平均值的计算式得到：</w:t>
      </w:r>
    </w:p>
    <w:p w14:paraId="06A87F43" w14:textId="32629563" w:rsidR="004C63F4" w:rsidRPr="004C63F4" w:rsidRDefault="005A2675" w:rsidP="004C63F4">
      <w:pPr>
        <w:spacing w:line="360" w:lineRule="auto"/>
        <w:ind w:firstLineChars="200" w:firstLine="480"/>
        <w:jc w:val="right"/>
        <w:rPr>
          <w:rFonts w:ascii="Times New Roman" w:eastAsia="楷体" w:hAnsi="Times New Roman" w:cs="Times New Roman"/>
          <w:iCs/>
        </w:rPr>
      </w:pPr>
      <m:oMath>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1</m:t>
            </m:r>
          </m:sub>
        </m:sSub>
        <m:d>
          <m:dPr>
            <m:ctrlPr>
              <w:rPr>
                <w:rFonts w:ascii="Cambria Math" w:eastAsia="楷体" w:hAnsi="Cambria Math"/>
                <w:i/>
                <w:sz w:val="24"/>
                <w:szCs w:val="24"/>
              </w:rPr>
            </m:ctrlPr>
          </m:dPr>
          <m:e>
            <m:r>
              <w:rPr>
                <w:rFonts w:ascii="Cambria Math" w:eastAsia="楷体" w:hAnsi="Cambria Math"/>
                <w:sz w:val="24"/>
                <w:szCs w:val="24"/>
              </w:rPr>
              <m:t>t</m:t>
            </m:r>
          </m:e>
        </m:d>
        <w:bookmarkStart w:id="5" w:name="_Hlk116548318"/>
        <m:r>
          <w:rPr>
            <w:rFonts w:ascii="Cambria Math" w:eastAsia="楷体" w:hAnsi="Cambria Math"/>
            <w:sz w:val="24"/>
            <w:szCs w:val="24"/>
          </w:rPr>
          <m:t>-</m:t>
        </m:r>
        <w:bookmarkEnd w:id="5"/>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oMath>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t xml:space="preserve">  </w:t>
      </w:r>
      <w:r w:rsidR="005C13F7" w:rsidRPr="00EF78D0">
        <w:rPr>
          <w:rFonts w:ascii="Times New Roman" w:eastAsia="楷体" w:hAnsi="Times New Roman" w:cs="Times New Roman" w:hint="eastAsia"/>
          <w:iCs/>
          <w:sz w:val="24"/>
          <w:szCs w:val="28"/>
        </w:rPr>
        <w:t>(2-2-</w:t>
      </w:r>
      <w:r w:rsidR="005C13F7" w:rsidRPr="00EF78D0">
        <w:rPr>
          <w:rFonts w:ascii="Times New Roman" w:eastAsia="楷体" w:hAnsi="Times New Roman" w:cs="Times New Roman"/>
          <w:iCs/>
          <w:sz w:val="24"/>
          <w:szCs w:val="28"/>
        </w:rPr>
        <w:t>1</w:t>
      </w:r>
      <w:r w:rsidR="005C13F7">
        <w:rPr>
          <w:rFonts w:ascii="Times New Roman" w:eastAsia="楷体" w:hAnsi="Times New Roman" w:cs="Times New Roman" w:hint="eastAsia"/>
          <w:iCs/>
          <w:sz w:val="24"/>
          <w:szCs w:val="28"/>
        </w:rPr>
        <w:t>7</w:t>
      </w:r>
      <w:r w:rsidR="005C13F7" w:rsidRPr="00EF78D0">
        <w:rPr>
          <w:rFonts w:ascii="Times New Roman" w:eastAsia="楷体" w:hAnsi="Times New Roman" w:cs="Times New Roman"/>
          <w:iCs/>
          <w:sz w:val="24"/>
          <w:szCs w:val="28"/>
        </w:rPr>
        <w:t>)</w:t>
      </w:r>
    </w:p>
    <w:p w14:paraId="0926D7FA" w14:textId="2ACEF113" w:rsidR="004C63F4" w:rsidRPr="004C63F4" w:rsidRDefault="005A2675" w:rsidP="004C63F4">
      <w:pPr>
        <w:spacing w:line="360" w:lineRule="auto"/>
        <w:ind w:firstLineChars="200" w:firstLine="480"/>
        <w:jc w:val="right"/>
        <w:rPr>
          <w:rFonts w:ascii="Times New Roman" w:eastAsia="楷体" w:hAnsi="Times New Roman" w:cs="Times New Roman"/>
        </w:rPr>
      </w:pPr>
      <m:oMath>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V</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2</m:t>
            </m:r>
          </m:sub>
        </m:sSub>
        <m:d>
          <m:dPr>
            <m:ctrlPr>
              <w:rPr>
                <w:rFonts w:ascii="Cambria Math" w:eastAsia="楷体" w:hAnsi="Cambria Math"/>
                <w:i/>
                <w:sz w:val="24"/>
                <w:szCs w:val="24"/>
              </w:rPr>
            </m:ctrlPr>
          </m:dPr>
          <m:e>
            <m:r>
              <w:rPr>
                <w:rFonts w:ascii="Cambria Math" w:eastAsia="楷体" w:hAnsi="Cambria Math"/>
                <w:sz w:val="24"/>
                <w:szCs w:val="24"/>
              </w:rPr>
              <m:t>t</m:t>
            </m:r>
          </m:e>
        </m:d>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oMath>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r>
      <w:r w:rsidR="004C63F4" w:rsidRPr="004C63F4">
        <w:rPr>
          <w:rFonts w:ascii="Times New Roman" w:eastAsia="楷体" w:hAnsi="Times New Roman" w:cs="Times New Roman"/>
        </w:rPr>
        <w:tab/>
        <w:t xml:space="preserve">  </w:t>
      </w:r>
      <w:r w:rsidR="005C13F7" w:rsidRPr="00EF78D0">
        <w:rPr>
          <w:rFonts w:ascii="Times New Roman" w:eastAsia="楷体" w:hAnsi="Times New Roman" w:cs="Times New Roman" w:hint="eastAsia"/>
          <w:iCs/>
          <w:sz w:val="24"/>
          <w:szCs w:val="28"/>
        </w:rPr>
        <w:t>(2-2-</w:t>
      </w:r>
      <w:r w:rsidR="005C13F7" w:rsidRPr="00EF78D0">
        <w:rPr>
          <w:rFonts w:ascii="Times New Roman" w:eastAsia="楷体" w:hAnsi="Times New Roman" w:cs="Times New Roman"/>
          <w:iCs/>
          <w:sz w:val="24"/>
          <w:szCs w:val="28"/>
        </w:rPr>
        <w:t>1</w:t>
      </w:r>
      <w:r w:rsidR="005C13F7">
        <w:rPr>
          <w:rFonts w:ascii="Times New Roman" w:eastAsia="楷体" w:hAnsi="Times New Roman" w:cs="Times New Roman" w:hint="eastAsia"/>
          <w:iCs/>
          <w:sz w:val="24"/>
          <w:szCs w:val="28"/>
        </w:rPr>
        <w:t>8</w:t>
      </w:r>
      <w:r w:rsidR="005C13F7" w:rsidRPr="00EF78D0">
        <w:rPr>
          <w:rFonts w:ascii="Times New Roman" w:eastAsia="楷体" w:hAnsi="Times New Roman" w:cs="Times New Roman"/>
          <w:iCs/>
          <w:sz w:val="24"/>
          <w:szCs w:val="28"/>
        </w:rPr>
        <w:t>)</w:t>
      </w:r>
    </w:p>
    <w:p w14:paraId="323852DC" w14:textId="049117F5" w:rsidR="004C63F4" w:rsidRPr="004C63F4" w:rsidRDefault="004C63F4" w:rsidP="004C63F4">
      <w:pPr>
        <w:spacing w:line="360" w:lineRule="auto"/>
        <w:ind w:firstLineChars="200" w:firstLine="480"/>
        <w:jc w:val="right"/>
        <w:rPr>
          <w:rFonts w:ascii="Times New Roman" w:eastAsia="楷体" w:hAnsi="Times New Roman" w:cs="Times New Roman"/>
        </w:rPr>
      </w:pPr>
      <m:oMath>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r>
              <w:rPr>
                <w:rFonts w:ascii="Cambria Math" w:eastAsia="楷体" w:hAnsi="Cambria Math"/>
                <w:sz w:val="24"/>
                <w:szCs w:val="24"/>
              </w:rPr>
              <m:t>C</m:t>
            </m:r>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r>
              <w:rPr>
                <w:rFonts w:ascii="Cambria Math" w:eastAsia="楷体" w:hAnsi="Cambria Math"/>
                <w:sz w:val="24"/>
                <w:szCs w:val="24"/>
              </w:rPr>
              <m:t>o</m:t>
            </m:r>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oMath>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t xml:space="preserve">  </w:t>
      </w:r>
      <w:r w:rsidR="005C13F7" w:rsidRPr="00EF78D0">
        <w:rPr>
          <w:rFonts w:ascii="Times New Roman" w:eastAsia="楷体" w:hAnsi="Times New Roman" w:cs="Times New Roman" w:hint="eastAsia"/>
          <w:iCs/>
          <w:sz w:val="24"/>
          <w:szCs w:val="28"/>
        </w:rPr>
        <w:t>(2-2-</w:t>
      </w:r>
      <w:r w:rsidR="005C13F7" w:rsidRPr="00EF78D0">
        <w:rPr>
          <w:rFonts w:ascii="Times New Roman" w:eastAsia="楷体" w:hAnsi="Times New Roman" w:cs="Times New Roman"/>
          <w:iCs/>
          <w:sz w:val="24"/>
          <w:szCs w:val="28"/>
        </w:rPr>
        <w:t>1</w:t>
      </w:r>
      <w:r w:rsidR="005C13F7">
        <w:rPr>
          <w:rFonts w:ascii="Times New Roman" w:eastAsia="楷体" w:hAnsi="Times New Roman" w:cs="Times New Roman" w:hint="eastAsia"/>
          <w:iCs/>
          <w:sz w:val="24"/>
          <w:szCs w:val="28"/>
        </w:rPr>
        <w:t>9</w:t>
      </w:r>
      <w:r w:rsidR="005C13F7" w:rsidRPr="00EF78D0">
        <w:rPr>
          <w:rFonts w:ascii="Times New Roman" w:eastAsia="楷体" w:hAnsi="Times New Roman" w:cs="Times New Roman"/>
          <w:iCs/>
          <w:sz w:val="24"/>
          <w:szCs w:val="28"/>
        </w:rPr>
        <w:t>)</w:t>
      </w:r>
    </w:p>
    <w:p w14:paraId="35CF8EE0" w14:textId="4E5CF992" w:rsidR="004C63F4" w:rsidRPr="004C63F4" w:rsidRDefault="00060083" w:rsidP="004C63F4">
      <w:pPr>
        <w:spacing w:line="360" w:lineRule="auto"/>
        <w:ind w:firstLineChars="200" w:firstLine="480"/>
        <w:jc w:val="right"/>
        <w:rPr>
          <w:rFonts w:ascii="Times New Roman" w:eastAsia="楷体" w:hAnsi="Times New Roman" w:cs="Times New Roman"/>
        </w:rPr>
      </w:pPr>
      <m:oMath>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r>
              <w:rPr>
                <w:rFonts w:ascii="Cambria Math" w:eastAsia="楷体" w:hAnsi="Cambria Math"/>
                <w:sz w:val="24"/>
                <w:szCs w:val="24"/>
              </w:rPr>
              <m:t>g</m:t>
            </m:r>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r>
          <w:rPr>
            <w:rFonts w:ascii="Cambria Math" w:eastAsia="楷体" w:hAnsi="Cambria Math"/>
            <w:sz w:val="24"/>
            <w:szCs w:val="24"/>
          </w:rPr>
          <m:t>&gt;</m:t>
        </m:r>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1</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r>
          <w:rPr>
            <w:rFonts w:ascii="Cambria Math" w:eastAsia="楷体" w:hAnsi="Cambria Math"/>
            <w:sz w:val="24"/>
            <w:szCs w:val="24"/>
          </w:rPr>
          <m:t>&gt;</m:t>
        </m:r>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2</m:t>
            </m:r>
          </m:sub>
        </m:sSub>
        <m:d>
          <m:dPr>
            <m:ctrlPr>
              <w:rPr>
                <w:rFonts w:ascii="Cambria Math" w:eastAsia="楷体" w:hAnsi="Cambria Math"/>
                <w:i/>
                <w:iCs/>
                <w:sz w:val="24"/>
                <w:szCs w:val="24"/>
              </w:rPr>
            </m:ctrlPr>
          </m:dPr>
          <m:e>
            <m:r>
              <w:rPr>
                <w:rFonts w:ascii="Cambria Math" w:eastAsia="楷体" w:hAnsi="Cambria Math"/>
                <w:sz w:val="24"/>
                <w:szCs w:val="24"/>
              </w:rPr>
              <m:t>t</m:t>
            </m:r>
          </m:e>
        </m:d>
      </m:oMath>
      <w:r w:rsidR="004C63F4" w:rsidRPr="004C63F4">
        <w:rPr>
          <w:rFonts w:ascii="Times New Roman" w:eastAsia="楷体" w:hAnsi="Times New Roman" w:cs="Times New Roman"/>
          <w:iCs/>
        </w:rPr>
        <w:tab/>
      </w:r>
      <w:r w:rsidR="004C63F4" w:rsidRPr="004C63F4">
        <w:rPr>
          <w:rFonts w:ascii="Times New Roman" w:eastAsia="楷体" w:hAnsi="Times New Roman" w:cs="Times New Roman"/>
          <w:iCs/>
        </w:rPr>
        <w:tab/>
      </w:r>
      <w:r w:rsidR="004C63F4" w:rsidRPr="004C63F4">
        <w:rPr>
          <w:rFonts w:ascii="Times New Roman" w:eastAsia="楷体" w:hAnsi="Times New Roman" w:cs="Times New Roman"/>
          <w:iCs/>
        </w:rPr>
        <w:tab/>
      </w:r>
      <w:r w:rsidR="004C63F4" w:rsidRPr="004C63F4">
        <w:rPr>
          <w:rFonts w:ascii="Times New Roman" w:eastAsia="楷体" w:hAnsi="Times New Roman" w:cs="Times New Roman"/>
          <w:iCs/>
        </w:rPr>
        <w:tab/>
      </w:r>
      <w:r w:rsidR="004C63F4" w:rsidRPr="004C63F4">
        <w:rPr>
          <w:rFonts w:ascii="Times New Roman" w:eastAsia="楷体" w:hAnsi="Times New Roman" w:cs="Times New Roman"/>
          <w:iCs/>
        </w:rPr>
        <w:tab/>
      </w:r>
      <w:r w:rsidR="004C63F4" w:rsidRPr="004C63F4">
        <w:rPr>
          <w:rFonts w:ascii="Times New Roman" w:eastAsia="楷体" w:hAnsi="Times New Roman" w:cs="Times New Roman"/>
          <w:iCs/>
        </w:rPr>
        <w:tab/>
        <w:t xml:space="preserve">  </w:t>
      </w:r>
      <w:r w:rsidR="005C13F7" w:rsidRPr="00EF78D0">
        <w:rPr>
          <w:rFonts w:ascii="Times New Roman" w:eastAsia="楷体" w:hAnsi="Times New Roman" w:cs="Times New Roman" w:hint="eastAsia"/>
          <w:iCs/>
          <w:sz w:val="24"/>
          <w:szCs w:val="28"/>
        </w:rPr>
        <w:t>(2-2-</w:t>
      </w:r>
      <w:r w:rsidR="005C13F7">
        <w:rPr>
          <w:rFonts w:ascii="Times New Roman" w:eastAsia="楷体" w:hAnsi="Times New Roman" w:cs="Times New Roman" w:hint="eastAsia"/>
          <w:iCs/>
          <w:sz w:val="24"/>
          <w:szCs w:val="28"/>
        </w:rPr>
        <w:t>20</w:t>
      </w:r>
      <w:r w:rsidR="005C13F7" w:rsidRPr="00EF78D0">
        <w:rPr>
          <w:rFonts w:ascii="Times New Roman" w:eastAsia="楷体" w:hAnsi="Times New Roman" w:cs="Times New Roman"/>
          <w:iCs/>
          <w:sz w:val="24"/>
          <w:szCs w:val="28"/>
        </w:rPr>
        <w:t>)</w:t>
      </w:r>
    </w:p>
    <w:p w14:paraId="4A02AAC9" w14:textId="0AAD9FC9" w:rsidR="004C63F4" w:rsidRPr="004C63F4" w:rsidRDefault="004C63F4" w:rsidP="004C63F4">
      <w:pPr>
        <w:spacing w:line="360" w:lineRule="auto"/>
        <w:ind w:firstLineChars="200" w:firstLine="420"/>
        <w:jc w:val="left"/>
        <w:rPr>
          <w:rFonts w:ascii="Times New Roman" w:eastAsia="楷体" w:hAnsi="Times New Roman" w:cs="Times New Roman"/>
        </w:rPr>
      </w:pPr>
      <w:r w:rsidRPr="004C63F4">
        <w:rPr>
          <w:rFonts w:ascii="Times New Roman" w:eastAsia="楷体" w:hAnsi="Times New Roman" w:cs="Times New Roman" w:hint="eastAsia"/>
        </w:rPr>
        <w:t>针对平均方程中控制变量</w:t>
      </w:r>
      <w:r w:rsidRPr="004C63F4">
        <w:rPr>
          <w:rFonts w:ascii="Times New Roman" w:eastAsia="楷体" w:hAnsi="Times New Roman" w:cs="Times New Roman" w:hint="eastAsia"/>
        </w:rPr>
        <w:t>d</w:t>
      </w:r>
      <w:r w:rsidR="00C96D93">
        <w:rPr>
          <w:rFonts w:ascii="Times New Roman" w:eastAsia="楷体" w:hAnsi="Times New Roman" w:cs="Times New Roman"/>
          <w:vertAlign w:val="subscript"/>
        </w:rPr>
        <w:t>1,2</w:t>
      </w:r>
      <w:r w:rsidRPr="004C63F4">
        <w:rPr>
          <w:rFonts w:ascii="Times New Roman" w:eastAsia="楷体" w:hAnsi="Times New Roman" w:cs="Times New Roman"/>
        </w:rPr>
        <w:t>(t)</w:t>
      </w:r>
      <w:r w:rsidRPr="004C63F4">
        <w:rPr>
          <w:rFonts w:ascii="Times New Roman" w:eastAsia="楷体" w:hAnsi="Times New Roman" w:cs="Times New Roman" w:hint="eastAsia"/>
        </w:rPr>
        <w:t>和状态变量</w:t>
      </w:r>
      <m:oMath>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L</m:t>
            </m:r>
          </m:sub>
        </m:sSub>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c</m:t>
            </m:r>
          </m:sub>
        </m:sSub>
        <m:d>
          <m:dPr>
            <m:ctrlPr>
              <w:rPr>
                <w:rFonts w:ascii="Cambria Math" w:eastAsia="楷体" w:hAnsi="Cambria Math" w:cs="Times New Roman"/>
                <w:i/>
              </w:rPr>
            </m:ctrlPr>
          </m:dPr>
          <m:e>
            <m:r>
              <w:rPr>
                <w:rFonts w:ascii="Cambria Math" w:eastAsia="楷体" w:hAnsi="Cambria Math" w:cs="Times New Roman"/>
              </w:rPr>
              <m:t>t</m:t>
            </m:r>
          </m:e>
        </m:d>
      </m:oMath>
      <w:r w:rsidRPr="004C63F4">
        <w:rPr>
          <w:rFonts w:ascii="Times New Roman" w:eastAsia="楷体" w:hAnsi="Times New Roman" w:cs="Times New Roman" w:hint="eastAsia"/>
        </w:rPr>
        <w:t>平均值的乘积项带来的非线性问题，需要引入小信号扰动进行线性化：</w:t>
      </w:r>
    </w:p>
    <w:p w14:paraId="635EBB9B" w14:textId="5C03A2F1" w:rsidR="004C63F4" w:rsidRPr="005C13F7" w:rsidRDefault="00000000" w:rsidP="004C63F4">
      <w:pPr>
        <w:spacing w:line="360" w:lineRule="auto"/>
        <w:ind w:firstLineChars="200" w:firstLine="480"/>
        <w:jc w:val="left"/>
        <w:rPr>
          <w:rFonts w:ascii="Times New Roman" w:eastAsia="楷体" w:hAnsi="Times New Roman"/>
          <w:iCs/>
          <w:sz w:val="24"/>
          <w:szCs w:val="24"/>
        </w:rPr>
      </w:pPr>
      <m:oMathPara>
        <m:oMathParaPr>
          <m:jc m:val="center"/>
        </m:oMathParaPr>
        <m:oMath>
          <m:sSub>
            <m:sSubPr>
              <m:ctrlPr>
                <w:rPr>
                  <w:rFonts w:ascii="Cambria Math" w:eastAsia="楷体" w:hAnsi="Cambria Math"/>
                  <w:i/>
                  <w:sz w:val="24"/>
                  <w:szCs w:val="24"/>
                </w:rPr>
              </m:ctrlPr>
            </m:sSubPr>
            <m:e>
              <m:r>
                <w:rPr>
                  <w:rFonts w:ascii="Cambria Math" w:eastAsia="楷体" w:hAnsi="Cambria Math" w:hint="eastAsia"/>
                  <w:sz w:val="24"/>
                  <w:szCs w:val="24"/>
                </w:rPr>
                <m:t>d</m:t>
              </m:r>
              <m:ctrlPr>
                <w:rPr>
                  <w:rFonts w:ascii="Cambria Math" w:eastAsia="楷体" w:hAnsi="Cambria Math" w:hint="eastAsia"/>
                  <w:i/>
                  <w:sz w:val="24"/>
                  <w:szCs w:val="24"/>
                </w:rPr>
              </m:ctrlPr>
            </m:e>
            <m:sub>
              <m:r>
                <w:rPr>
                  <w:rFonts w:ascii="Cambria Math" w:eastAsia="楷体" w:hAnsi="Cambria Math"/>
                  <w:sz w:val="24"/>
                  <w:szCs w:val="24"/>
                </w:rPr>
                <m:t>1,2</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1,2</m:t>
              </m:r>
            </m:sub>
          </m:sSub>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d</m:t>
                  </m:r>
                </m:e>
              </m:acc>
              <m:ctrlPr>
                <w:rPr>
                  <w:rFonts w:ascii="Cambria Math" w:eastAsia="楷体" w:hAnsi="Cambria Math"/>
                  <w:i/>
                  <w:sz w:val="24"/>
                  <w:szCs w:val="24"/>
                </w:rPr>
              </m:ctrlPr>
            </m:e>
            <m:sub>
              <m:r>
                <w:rPr>
                  <w:rFonts w:ascii="Cambria Math" w:eastAsia="楷体" w:hAnsi="Cambria Math"/>
                  <w:sz w:val="24"/>
                  <w:szCs w:val="24"/>
                </w:rPr>
                <m:t>1,2</m:t>
              </m:r>
              <m:d>
                <m:dPr>
                  <m:ctrlPr>
                    <w:rPr>
                      <w:rFonts w:ascii="Cambria Math" w:eastAsia="楷体" w:hAnsi="Cambria Math"/>
                      <w:i/>
                      <w:iCs/>
                      <w:sz w:val="24"/>
                      <w:szCs w:val="24"/>
                    </w:rPr>
                  </m:ctrlPr>
                </m:dPr>
                <m:e>
                  <m:r>
                    <w:rPr>
                      <w:rFonts w:ascii="Cambria Math" w:eastAsia="楷体" w:hAnsi="Cambria Math"/>
                      <w:sz w:val="24"/>
                      <w:szCs w:val="24"/>
                    </w:rPr>
                    <m:t>t</m:t>
                  </m:r>
                </m:e>
              </m:d>
            </m:sub>
          </m:sSub>
        </m:oMath>
      </m:oMathPara>
    </w:p>
    <w:p w14:paraId="57788F84" w14:textId="77B6DAE5" w:rsidR="00072AE7" w:rsidRPr="005C13F7" w:rsidRDefault="00072AE7" w:rsidP="00072AE7">
      <w:pPr>
        <w:spacing w:line="360" w:lineRule="auto"/>
        <w:ind w:firstLineChars="200" w:firstLine="480"/>
        <w:jc w:val="left"/>
        <w:rPr>
          <w:rFonts w:ascii="Times New Roman" w:eastAsia="楷体" w:hAnsi="Times New Roman"/>
          <w:iCs/>
          <w:sz w:val="24"/>
          <w:szCs w:val="24"/>
        </w:rPr>
      </w:pPr>
      <m:oMathPara>
        <m:oMath>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m:t>
          </m:r>
          <m:sSub>
            <m:sSubPr>
              <m:ctrlPr>
                <w:rPr>
                  <w:rFonts w:ascii="Cambria Math" w:eastAsia="楷体" w:hAnsi="Cambria Math"/>
                  <w:i/>
                  <w:iCs/>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r>
            <w:rPr>
              <w:rFonts w:ascii="Cambria Math" w:eastAsia="楷体" w:hAnsi="Cambria Math"/>
              <w:sz w:val="24"/>
              <w:szCs w:val="24"/>
            </w:rPr>
            <m:t>+</m:t>
          </m:r>
          <m:acc>
            <m:accPr>
              <m:ctrlPr>
                <w:rPr>
                  <w:rFonts w:ascii="Cambria Math" w:eastAsia="楷体" w:hAnsi="Cambria Math"/>
                  <w:iCs/>
                  <w:sz w:val="24"/>
                  <w:szCs w:val="24"/>
                </w:rPr>
              </m:ctrlPr>
            </m:accPr>
            <m:e>
              <m:sSub>
                <m:sSubPr>
                  <m:ctrlPr>
                    <w:rPr>
                      <w:rFonts w:ascii="Cambria Math" w:eastAsia="楷体" w:hAnsi="Cambria Math"/>
                      <w:i/>
                      <w:iCs/>
                      <w:sz w:val="24"/>
                      <w:szCs w:val="24"/>
                    </w:rPr>
                  </m:ctrlPr>
                </m:sSubPr>
                <m:e>
                  <m:r>
                    <w:rPr>
                      <w:rFonts w:ascii="Cambria Math" w:eastAsia="楷体" w:hAnsi="Cambria Math"/>
                      <w:sz w:val="24"/>
                      <w:szCs w:val="24"/>
                    </w:rPr>
                    <m:t>v</m:t>
                  </m:r>
                  <m:ctrlPr>
                    <w:rPr>
                      <w:rFonts w:ascii="Cambria Math" w:eastAsia="楷体" w:hAnsi="Cambria Math"/>
                      <w:iCs/>
                      <w:sz w:val="24"/>
                      <w:szCs w:val="24"/>
                    </w:rPr>
                  </m:ctrlPr>
                </m:e>
                <m:sub>
                  <m:r>
                    <w:rPr>
                      <w:rFonts w:ascii="Cambria Math" w:eastAsia="楷体" w:hAnsi="Cambria Math"/>
                      <w:sz w:val="24"/>
                      <w:szCs w:val="24"/>
                    </w:rPr>
                    <m:t>i</m:t>
                  </m:r>
                </m:sub>
              </m:sSub>
            </m:e>
          </m:acc>
          <m:d>
            <m:dPr>
              <m:ctrlPr>
                <w:rPr>
                  <w:rFonts w:ascii="Cambria Math" w:eastAsia="楷体" w:hAnsi="Cambria Math"/>
                  <w:i/>
                  <w:iCs/>
                  <w:sz w:val="24"/>
                  <w:szCs w:val="24"/>
                </w:rPr>
              </m:ctrlPr>
            </m:dPr>
            <m:e>
              <m:r>
                <w:rPr>
                  <w:rFonts w:ascii="Cambria Math" w:eastAsia="楷体" w:hAnsi="Cambria Math"/>
                  <w:sz w:val="24"/>
                  <w:szCs w:val="24"/>
                </w:rPr>
                <m:t>t</m:t>
              </m:r>
            </m:e>
          </m:d>
        </m:oMath>
      </m:oMathPara>
    </w:p>
    <w:p w14:paraId="44501A4D" w14:textId="77777777" w:rsidR="004C63F4" w:rsidRPr="004C63F4" w:rsidRDefault="004C63F4" w:rsidP="004C63F4">
      <w:pPr>
        <w:spacing w:line="360" w:lineRule="auto"/>
        <w:ind w:firstLineChars="200" w:firstLine="420"/>
        <w:jc w:val="left"/>
        <w:rPr>
          <w:rFonts w:ascii="Times New Roman" w:eastAsia="楷体" w:hAnsi="Times New Roman"/>
          <w:iCs/>
        </w:rPr>
      </w:pPr>
      <w:r w:rsidRPr="004C63F4">
        <w:rPr>
          <w:rFonts w:ascii="Times New Roman" w:eastAsia="楷体" w:hAnsi="Times New Roman" w:hint="eastAsia"/>
          <w:iCs/>
        </w:rPr>
        <w:t>相应的有：</w:t>
      </w:r>
    </w:p>
    <w:p w14:paraId="3D51E3ED" w14:textId="77777777" w:rsidR="004C63F4" w:rsidRPr="005C13F7" w:rsidRDefault="004C63F4" w:rsidP="004C63F4">
      <w:pPr>
        <w:spacing w:line="360" w:lineRule="auto"/>
        <w:ind w:firstLineChars="200" w:firstLine="480"/>
        <w:jc w:val="left"/>
        <w:rPr>
          <w:rFonts w:ascii="Times New Roman" w:eastAsia="楷体" w:hAnsi="Times New Roman"/>
          <w:i/>
          <w:iCs/>
          <w:sz w:val="24"/>
          <w:szCs w:val="24"/>
        </w:rPr>
      </w:pPr>
      <m:oMathPara>
        <m:oMathParaPr>
          <m:jc m:val="center"/>
        </m:oMathParaPr>
        <m:oMath>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r>
                <w:rPr>
                  <w:rFonts w:ascii="Cambria Math" w:eastAsia="楷体" w:hAnsi="Cambria Math"/>
                  <w:sz w:val="24"/>
                  <w:szCs w:val="24"/>
                </w:rPr>
                <m:t>L</m:t>
              </m:r>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m:t>
          </m:r>
          <m:sSub>
            <m:sSubPr>
              <m:ctrlPr>
                <w:rPr>
                  <w:rFonts w:ascii="Cambria Math" w:eastAsia="楷体" w:hAnsi="Cambria Math"/>
                  <w:i/>
                  <w:iCs/>
                  <w:sz w:val="24"/>
                  <w:szCs w:val="24"/>
                </w:rPr>
              </m:ctrlPr>
            </m:sSubPr>
            <m:e>
              <m:r>
                <w:rPr>
                  <w:rFonts w:ascii="Cambria Math" w:eastAsia="楷体" w:hAnsi="Cambria Math"/>
                  <w:sz w:val="24"/>
                  <w:szCs w:val="24"/>
                </w:rPr>
                <m:t>I</m:t>
              </m:r>
            </m:e>
            <m:sub>
              <m:r>
                <w:rPr>
                  <w:rFonts w:ascii="Cambria Math" w:eastAsia="楷体" w:hAnsi="Cambria Math"/>
                  <w:sz w:val="24"/>
                  <w:szCs w:val="24"/>
                </w:rPr>
                <m:t>L</m:t>
              </m:r>
            </m:sub>
          </m:sSub>
          <m:r>
            <w:rPr>
              <w:rFonts w:ascii="Cambria Math" w:eastAsia="楷体" w:hAnsi="Cambria Math"/>
              <w:sz w:val="24"/>
              <w:szCs w:val="24"/>
            </w:rPr>
            <m:t>+</m:t>
          </m:r>
          <m:acc>
            <m:accPr>
              <m:ctrlPr>
                <w:rPr>
                  <w:rFonts w:ascii="Cambria Math" w:eastAsia="楷体" w:hAnsi="Cambria Math"/>
                  <w:iCs/>
                  <w:sz w:val="24"/>
                  <w:szCs w:val="24"/>
                </w:rPr>
              </m:ctrlPr>
            </m:accPr>
            <m:e>
              <m:sSub>
                <m:sSubPr>
                  <m:ctrlPr>
                    <w:rPr>
                      <w:rFonts w:ascii="Cambria Math" w:eastAsia="楷体" w:hAnsi="Cambria Math"/>
                      <w:i/>
                      <w:iCs/>
                      <w:sz w:val="24"/>
                      <w:szCs w:val="24"/>
                    </w:rPr>
                  </m:ctrlPr>
                </m:sSubPr>
                <m:e>
                  <m:r>
                    <w:rPr>
                      <w:rFonts w:ascii="Cambria Math" w:eastAsia="楷体" w:hAnsi="Cambria Math"/>
                      <w:sz w:val="24"/>
                      <w:szCs w:val="24"/>
                    </w:rPr>
                    <m:t>i</m:t>
                  </m:r>
                </m:e>
                <m:sub>
                  <m:r>
                    <w:rPr>
                      <w:rFonts w:ascii="Cambria Math" w:eastAsia="楷体" w:hAnsi="Cambria Math"/>
                      <w:sz w:val="24"/>
                      <w:szCs w:val="24"/>
                    </w:rPr>
                    <m:t>L</m:t>
                  </m:r>
                </m:sub>
              </m:sSub>
            </m:e>
          </m:acc>
          <m:d>
            <m:dPr>
              <m:ctrlPr>
                <w:rPr>
                  <w:rFonts w:ascii="Cambria Math" w:eastAsia="楷体" w:hAnsi="Cambria Math"/>
                  <w:i/>
                  <w:iCs/>
                  <w:sz w:val="24"/>
                  <w:szCs w:val="24"/>
                </w:rPr>
              </m:ctrlPr>
            </m:dPr>
            <m:e>
              <m:r>
                <w:rPr>
                  <w:rFonts w:ascii="Cambria Math" w:eastAsia="楷体" w:hAnsi="Cambria Math"/>
                  <w:sz w:val="24"/>
                  <w:szCs w:val="24"/>
                </w:rPr>
                <m:t>t</m:t>
              </m:r>
            </m:e>
          </m:d>
        </m:oMath>
      </m:oMathPara>
    </w:p>
    <w:p w14:paraId="09A1CA00" w14:textId="77777777" w:rsidR="004C63F4" w:rsidRPr="005C13F7" w:rsidRDefault="004C63F4" w:rsidP="004C63F4">
      <w:pPr>
        <w:spacing w:line="360" w:lineRule="auto"/>
        <w:ind w:firstLineChars="200" w:firstLine="480"/>
        <w:jc w:val="left"/>
        <w:rPr>
          <w:rFonts w:ascii="Times New Roman" w:eastAsia="楷体" w:hAnsi="Times New Roman"/>
          <w:i/>
          <w:iCs/>
          <w:sz w:val="24"/>
          <w:szCs w:val="24"/>
        </w:rPr>
      </w:pPr>
      <m:oMathPara>
        <m:oMathParaPr>
          <m:jc m:val="center"/>
        </m:oMathParaPr>
        <m:oMath>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m:t>
          </m:r>
          <m:sSub>
            <m:sSubPr>
              <m:ctrlPr>
                <w:rPr>
                  <w:rFonts w:ascii="Cambria Math" w:eastAsia="楷体" w:hAnsi="Cambria Math"/>
                  <w:i/>
                  <w:iCs/>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r>
            <w:rPr>
              <w:rFonts w:ascii="Cambria Math" w:eastAsia="楷体" w:hAnsi="Cambria Math"/>
              <w:sz w:val="24"/>
              <w:szCs w:val="24"/>
            </w:rPr>
            <m:t>+</m:t>
          </m:r>
          <m:acc>
            <m:accPr>
              <m:ctrlPr>
                <w:rPr>
                  <w:rFonts w:ascii="Cambria Math" w:eastAsia="楷体" w:hAnsi="Cambria Math"/>
                  <w:iCs/>
                  <w:sz w:val="24"/>
                  <w:szCs w:val="24"/>
                </w:rPr>
              </m:ctrlPr>
            </m:accPr>
            <m:e>
              <m:r>
                <w:rPr>
                  <w:rFonts w:ascii="Cambria Math" w:eastAsia="楷体" w:hAnsi="Cambria Math"/>
                  <w:sz w:val="24"/>
                  <w:szCs w:val="24"/>
                </w:rPr>
                <m:t>v</m:t>
              </m:r>
            </m:e>
          </m:acc>
          <m:sSub>
            <m:sSubPr>
              <m:ctrlPr>
                <w:rPr>
                  <w:rFonts w:ascii="Cambria Math" w:eastAsia="楷体" w:hAnsi="Cambria Math"/>
                  <w:i/>
                  <w:iCs/>
                  <w:sz w:val="24"/>
                  <w:szCs w:val="24"/>
                </w:rPr>
              </m:ctrlPr>
            </m:sSubPr>
            <m:e>
              <m:r>
                <m:rPr>
                  <m:sty m:val="p"/>
                </m:rPr>
                <w:rPr>
                  <w:rFonts w:ascii="Cambria Math" w:eastAsia="楷体" w:hAnsi="Cambria Math"/>
                  <w:sz w:val="24"/>
                  <w:szCs w:val="24"/>
                </w:rPr>
                <w:softHyphen/>
              </m:r>
            </m:e>
            <m:sub>
              <m:r>
                <w:rPr>
                  <w:rFonts w:ascii="Cambria Math" w:eastAsia="楷体" w:hAnsi="Cambria Math"/>
                  <w:sz w:val="24"/>
                  <w:szCs w:val="24"/>
                </w:rPr>
                <m:t>o</m:t>
              </m:r>
            </m:sub>
          </m:sSub>
          <m:d>
            <m:dPr>
              <m:ctrlPr>
                <w:rPr>
                  <w:rFonts w:ascii="Cambria Math" w:eastAsia="楷体" w:hAnsi="Cambria Math"/>
                  <w:i/>
                  <w:iCs/>
                  <w:sz w:val="24"/>
                  <w:szCs w:val="24"/>
                </w:rPr>
              </m:ctrlPr>
            </m:dPr>
            <m:e>
              <m:r>
                <w:rPr>
                  <w:rFonts w:ascii="Cambria Math" w:eastAsia="楷体" w:hAnsi="Cambria Math"/>
                  <w:sz w:val="24"/>
                  <w:szCs w:val="24"/>
                </w:rPr>
                <m:t>t</m:t>
              </m:r>
            </m:e>
          </m:d>
        </m:oMath>
      </m:oMathPara>
    </w:p>
    <w:p w14:paraId="1ECF1FBE" w14:textId="77777777" w:rsidR="004C63F4" w:rsidRPr="004C63F4" w:rsidRDefault="004C63F4" w:rsidP="004C63F4">
      <w:pPr>
        <w:spacing w:line="360" w:lineRule="auto"/>
        <w:ind w:firstLineChars="200" w:firstLine="420"/>
        <w:jc w:val="left"/>
        <w:rPr>
          <w:rFonts w:ascii="Times New Roman" w:eastAsia="楷体" w:hAnsi="Times New Roman"/>
        </w:rPr>
      </w:pPr>
      <w:r w:rsidRPr="004C63F4">
        <w:rPr>
          <w:rFonts w:ascii="Times New Roman" w:eastAsia="楷体" w:hAnsi="Times New Roman" w:hint="eastAsia"/>
        </w:rPr>
        <w:t>电感电流开关周期平均方程：</w:t>
      </w:r>
    </w:p>
    <w:p w14:paraId="0B018947" w14:textId="52C913FD" w:rsidR="004C63F4" w:rsidRPr="005C13F7" w:rsidRDefault="00495C4A" w:rsidP="004C63F4">
      <w:pPr>
        <w:spacing w:line="360" w:lineRule="auto"/>
        <w:ind w:firstLineChars="200" w:firstLine="480"/>
        <w:jc w:val="left"/>
        <w:rPr>
          <w:rFonts w:ascii="Times New Roman" w:eastAsia="楷体" w:hAnsi="Times New Roman"/>
          <w:sz w:val="24"/>
          <w:szCs w:val="24"/>
        </w:rPr>
      </w:pPr>
      <m:oMathPara>
        <m:oMathParaPr>
          <m:jc m:val="center"/>
        </m:oMathParaPr>
        <m:oMath>
          <m:r>
            <w:rPr>
              <w:rFonts w:ascii="Cambria Math" w:eastAsia="楷体" w:hAnsi="Cambria Math" w:hint="eastAsia"/>
              <w:sz w:val="24"/>
              <w:szCs w:val="24"/>
            </w:rPr>
            <m:t>L</m:t>
          </m:r>
          <m:f>
            <m:fPr>
              <m:ctrlPr>
                <w:rPr>
                  <w:rFonts w:ascii="Cambria Math" w:eastAsia="楷体" w:hAnsi="Cambria Math"/>
                  <w:sz w:val="24"/>
                  <w:szCs w:val="24"/>
                </w:rPr>
              </m:ctrlPr>
            </m:fPr>
            <m:num>
              <m:r>
                <w:rPr>
                  <w:rFonts w:ascii="Cambria Math" w:eastAsia="楷体" w:hAnsi="Cambria Math"/>
                  <w:sz w:val="24"/>
                  <w:szCs w:val="24"/>
                </w:rPr>
                <m:t>d&lt;</m:t>
              </m:r>
              <m:sSub>
                <m:sSubPr>
                  <m:ctrlPr>
                    <w:rPr>
                      <w:rFonts w:ascii="Cambria Math" w:eastAsia="楷体" w:hAnsi="Cambria Math"/>
                      <w:i/>
                      <w:sz w:val="24"/>
                      <w:szCs w:val="24"/>
                    </w:rPr>
                  </m:ctrlPr>
                </m:sSubPr>
                <m:e>
                  <m:r>
                    <w:rPr>
                      <w:rFonts w:ascii="Cambria Math" w:eastAsia="楷体" w:hAnsi="Cambria Math"/>
                      <w:sz w:val="24"/>
                      <w:szCs w:val="24"/>
                    </w:rPr>
                    <m:t>i</m:t>
                  </m: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ctrlPr>
                <w:rPr>
                  <w:rFonts w:ascii="Cambria Math" w:eastAsia="楷体" w:hAnsi="Cambria Math"/>
                  <w:i/>
                  <w:sz w:val="24"/>
                  <w:szCs w:val="24"/>
                </w:rPr>
              </m:ctrlPr>
            </m:num>
            <m:den>
              <m:r>
                <w:rPr>
                  <w:rFonts w:ascii="Cambria Math" w:eastAsia="楷体" w:hAnsi="Cambria Math"/>
                  <w:sz w:val="24"/>
                  <w:szCs w:val="24"/>
                </w:rPr>
                <m:t>dt</m:t>
              </m:r>
              <m:ctrlPr>
                <w:rPr>
                  <w:rFonts w:ascii="Cambria Math" w:eastAsia="楷体" w:hAnsi="Cambria Math"/>
                  <w:i/>
                  <w:sz w:val="24"/>
                  <w:szCs w:val="24"/>
                </w:rPr>
              </m:ctrlPr>
            </m:den>
          </m:f>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1</m:t>
              </m:r>
            </m:sub>
          </m:sSub>
          <m:d>
            <m:dPr>
              <m:ctrlPr>
                <w:rPr>
                  <w:rFonts w:ascii="Cambria Math" w:eastAsia="楷体" w:hAnsi="Cambria Math"/>
                  <w:i/>
                  <w:sz w:val="24"/>
                  <w:szCs w:val="24"/>
                </w:rPr>
              </m:ctrlPr>
            </m:dPr>
            <m:e>
              <m:r>
                <w:rPr>
                  <w:rFonts w:ascii="Cambria Math" w:eastAsia="楷体" w:hAnsi="Cambria Math"/>
                  <w:sz w:val="24"/>
                  <w:szCs w:val="24"/>
                </w:rPr>
                <m:t>t</m:t>
              </m:r>
            </m:e>
          </m:d>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oMath>
      </m:oMathPara>
    </w:p>
    <w:p w14:paraId="53B06B5D" w14:textId="2B4B9A17" w:rsidR="00495C4A" w:rsidRPr="005C13F7" w:rsidRDefault="00495C4A" w:rsidP="004C63F4">
      <w:pPr>
        <w:spacing w:line="360" w:lineRule="auto"/>
        <w:ind w:firstLineChars="200" w:firstLine="480"/>
        <w:jc w:val="left"/>
        <w:rPr>
          <w:rFonts w:ascii="Times New Roman" w:eastAsia="楷体" w:hAnsi="Times New Roman"/>
          <w:sz w:val="24"/>
          <w:szCs w:val="24"/>
        </w:rPr>
      </w:pPr>
      <m:oMathPara>
        <m:oMathParaPr>
          <m:jc m:val="center"/>
        </m:oMathParaPr>
        <m:oMath>
          <m:r>
            <w:rPr>
              <w:rFonts w:ascii="Cambria Math" w:eastAsia="楷体" w:hAnsi="Cambria Math" w:hint="eastAsia"/>
              <w:sz w:val="24"/>
              <w:szCs w:val="24"/>
            </w:rPr>
            <m:t>L</m:t>
          </m:r>
          <m:f>
            <m:fPr>
              <m:ctrlPr>
                <w:rPr>
                  <w:rFonts w:ascii="Cambria Math" w:eastAsia="楷体" w:hAnsi="Cambria Math"/>
                  <w:sz w:val="24"/>
                  <w:szCs w:val="24"/>
                </w:rPr>
              </m:ctrlPr>
            </m:fPr>
            <m:num>
              <m:r>
                <w:rPr>
                  <w:rFonts w:ascii="Cambria Math" w:eastAsia="楷体" w:hAnsi="Cambria Math"/>
                  <w:sz w:val="24"/>
                  <w:szCs w:val="24"/>
                </w:rPr>
                <m:t>d&lt;</m:t>
              </m:r>
              <m:sSub>
                <m:sSubPr>
                  <m:ctrlPr>
                    <w:rPr>
                      <w:rFonts w:ascii="Cambria Math" w:eastAsia="楷体" w:hAnsi="Cambria Math"/>
                      <w:i/>
                      <w:sz w:val="24"/>
                      <w:szCs w:val="24"/>
                    </w:rPr>
                  </m:ctrlPr>
                </m:sSubPr>
                <m:e>
                  <m:r>
                    <w:rPr>
                      <w:rFonts w:ascii="Cambria Math" w:eastAsia="楷体" w:hAnsi="Cambria Math"/>
                      <w:sz w:val="24"/>
                      <w:szCs w:val="24"/>
                    </w:rPr>
                    <m:t>i</m:t>
                  </m: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ctrlPr>
                <w:rPr>
                  <w:rFonts w:ascii="Cambria Math" w:eastAsia="楷体" w:hAnsi="Cambria Math"/>
                  <w:i/>
                  <w:sz w:val="24"/>
                  <w:szCs w:val="24"/>
                </w:rPr>
              </m:ctrlPr>
            </m:num>
            <m:den>
              <m:r>
                <w:rPr>
                  <w:rFonts w:ascii="Cambria Math" w:eastAsia="楷体" w:hAnsi="Cambria Math"/>
                  <w:sz w:val="24"/>
                  <w:szCs w:val="24"/>
                </w:rPr>
                <m:t>dt</m:t>
              </m:r>
              <m:ctrlPr>
                <w:rPr>
                  <w:rFonts w:ascii="Cambria Math" w:eastAsia="楷体" w:hAnsi="Cambria Math"/>
                  <w:i/>
                  <w:sz w:val="24"/>
                  <w:szCs w:val="24"/>
                </w:rPr>
              </m:ctrlPr>
            </m:den>
          </m:f>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2</m:t>
              </m:r>
            </m:sub>
          </m:sSub>
          <m:d>
            <m:dPr>
              <m:ctrlPr>
                <w:rPr>
                  <w:rFonts w:ascii="Cambria Math" w:eastAsia="楷体" w:hAnsi="Cambria Math"/>
                  <w:i/>
                  <w:sz w:val="24"/>
                  <w:szCs w:val="24"/>
                </w:rPr>
              </m:ctrlPr>
            </m:dPr>
            <m:e>
              <m:r>
                <w:rPr>
                  <w:rFonts w:ascii="Cambria Math" w:eastAsia="楷体" w:hAnsi="Cambria Math"/>
                  <w:sz w:val="24"/>
                  <w:szCs w:val="24"/>
                </w:rPr>
                <m:t>t</m:t>
              </m:r>
            </m:e>
          </m:d>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oMath>
      </m:oMathPara>
    </w:p>
    <w:p w14:paraId="54FC26AF" w14:textId="77777777" w:rsidR="004C63F4" w:rsidRPr="004C63F4" w:rsidRDefault="004C63F4" w:rsidP="004C63F4">
      <w:pPr>
        <w:spacing w:line="360" w:lineRule="auto"/>
        <w:ind w:firstLineChars="200" w:firstLine="420"/>
        <w:jc w:val="left"/>
        <w:rPr>
          <w:rFonts w:ascii="Times New Roman" w:eastAsia="楷体" w:hAnsi="Times New Roman"/>
        </w:rPr>
      </w:pPr>
      <w:r w:rsidRPr="004C63F4">
        <w:rPr>
          <w:rFonts w:ascii="Times New Roman" w:eastAsia="楷体" w:hAnsi="Times New Roman" w:hint="eastAsia"/>
        </w:rPr>
        <w:t>引入小信号扰动则有：</w:t>
      </w:r>
    </w:p>
    <w:p w14:paraId="72238BF9" w14:textId="608A15C6" w:rsidR="005C13F7" w:rsidRPr="004C63F4" w:rsidRDefault="00000000" w:rsidP="004C63F4">
      <w:pPr>
        <w:spacing w:line="360" w:lineRule="auto"/>
        <w:ind w:firstLineChars="200" w:firstLine="480"/>
        <w:jc w:val="right"/>
        <w:rPr>
          <w:rFonts w:ascii="Times New Roman" w:eastAsia="楷体" w:hAnsi="Times New Roman" w:cs="Times New Roman"/>
        </w:rPr>
      </w:pPr>
      <m:oMath>
        <m:d>
          <m:dPr>
            <m:begChr m:val="{"/>
            <m:endChr m:val=""/>
            <m:ctrlPr>
              <w:rPr>
                <w:rFonts w:ascii="Cambria Math" w:eastAsia="楷体" w:hAnsi="Cambria Math" w:cs="Times New Roman"/>
                <w:i/>
                <w:sz w:val="24"/>
                <w:szCs w:val="24"/>
              </w:rPr>
            </m:ctrlPr>
          </m:dPr>
          <m:e>
            <m:eqArr>
              <m:eqArrPr>
                <m:ctrlPr>
                  <w:rPr>
                    <w:rFonts w:ascii="Cambria Math" w:eastAsia="楷体" w:hAnsi="Cambria Math" w:cs="Times New Roman"/>
                    <w:i/>
                    <w:sz w:val="24"/>
                    <w:szCs w:val="24"/>
                  </w:rPr>
                </m:ctrlPr>
              </m:eqArrPr>
              <m:e>
                <m:r>
                  <w:rPr>
                    <w:rFonts w:ascii="Cambria Math" w:eastAsia="楷体" w:hAnsi="Cambria Math"/>
                    <w:sz w:val="24"/>
                    <w:szCs w:val="24"/>
                  </w:rPr>
                  <m:t>L</m:t>
                </m:r>
                <m:f>
                  <m:fPr>
                    <m:ctrlPr>
                      <w:rPr>
                        <w:rFonts w:ascii="Cambria Math" w:eastAsia="楷体" w:hAnsi="Cambria Math"/>
                        <w:sz w:val="24"/>
                        <w:szCs w:val="24"/>
                      </w:rPr>
                    </m:ctrlPr>
                  </m:fPr>
                  <m:num>
                    <m:r>
                      <w:rPr>
                        <w:rFonts w:ascii="Cambria Math" w:eastAsia="楷体" w:hAnsi="Cambria Math"/>
                        <w:sz w:val="24"/>
                        <w:szCs w:val="24"/>
                      </w:rPr>
                      <m:t>d</m:t>
                    </m:r>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I</m:t>
                            </m: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r>
                          <w:rPr>
                            <w:rFonts w:ascii="Cambria Math" w:eastAsia="楷体" w:hAnsi="Cambria Math"/>
                            <w:sz w:val="24"/>
                            <w:szCs w:val="24"/>
                          </w:rPr>
                          <m:t>+</m:t>
                        </m:r>
                        <m:acc>
                          <m:accPr>
                            <m:ctrlPr>
                              <w:rPr>
                                <w:rFonts w:ascii="Cambria Math" w:eastAsia="楷体" w:hAnsi="Cambria Math"/>
                                <w:sz w:val="24"/>
                                <w:szCs w:val="24"/>
                              </w:rPr>
                            </m:ctrlPr>
                          </m:accPr>
                          <m:e>
                            <m:sSub>
                              <m:sSubPr>
                                <m:ctrlPr>
                                  <w:rPr>
                                    <w:rFonts w:ascii="Cambria Math" w:eastAsia="楷体" w:hAnsi="Cambria Math"/>
                                    <w:i/>
                                    <w:sz w:val="24"/>
                                    <w:szCs w:val="24"/>
                                  </w:rPr>
                                </m:ctrlPr>
                              </m:sSubPr>
                              <m:e>
                                <m:r>
                                  <w:rPr>
                                    <w:rFonts w:ascii="Cambria Math" w:eastAsia="楷体" w:hAnsi="Cambria Math"/>
                                    <w:sz w:val="24"/>
                                    <w:szCs w:val="24"/>
                                  </w:rPr>
                                  <m:t>i</m:t>
                                </m:r>
                                <m:ctrlPr>
                                  <w:rPr>
                                    <w:rFonts w:ascii="Cambria Math" w:eastAsia="楷体" w:hAnsi="Cambria Math"/>
                                    <w:sz w:val="24"/>
                                    <w:szCs w:val="24"/>
                                  </w:rPr>
                                </m:ctrlP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e>
                        </m:acc>
                        <m:d>
                          <m:dPr>
                            <m:ctrlPr>
                              <w:rPr>
                                <w:rFonts w:ascii="Cambria Math" w:eastAsia="楷体" w:hAnsi="Cambria Math"/>
                                <w:i/>
                                <w:sz w:val="24"/>
                                <w:szCs w:val="24"/>
                              </w:rPr>
                            </m:ctrlPr>
                          </m:dPr>
                          <m:e>
                            <m:r>
                              <w:rPr>
                                <w:rFonts w:ascii="Cambria Math" w:eastAsia="楷体" w:hAnsi="Cambria Math"/>
                                <w:sz w:val="24"/>
                                <w:szCs w:val="24"/>
                              </w:rPr>
                              <m:t>t</m:t>
                            </m:r>
                          </m:e>
                        </m:d>
                      </m:e>
                    </m:d>
                    <m:ctrlPr>
                      <w:rPr>
                        <w:rFonts w:ascii="Cambria Math" w:eastAsia="楷体" w:hAnsi="Cambria Math"/>
                        <w:i/>
                        <w:sz w:val="24"/>
                        <w:szCs w:val="24"/>
                      </w:rPr>
                    </m:ctrlPr>
                  </m:num>
                  <m:den>
                    <m:r>
                      <w:rPr>
                        <w:rFonts w:ascii="Cambria Math" w:eastAsia="楷体" w:hAnsi="Cambria Math"/>
                        <w:sz w:val="24"/>
                        <w:szCs w:val="24"/>
                      </w:rPr>
                      <m:t>dt</m:t>
                    </m:r>
                    <m:ctrlPr>
                      <w:rPr>
                        <w:rFonts w:ascii="Cambria Math" w:eastAsia="楷体" w:hAnsi="Cambria Math"/>
                        <w:i/>
                        <w:sz w:val="24"/>
                        <w:szCs w:val="24"/>
                      </w:rPr>
                    </m:ctrlPr>
                  </m:den>
                </m:f>
                <m:r>
                  <w:rPr>
                    <w:rFonts w:ascii="Cambria Math" w:eastAsia="楷体" w:hAnsi="Cambria Math"/>
                    <w:sz w:val="24"/>
                    <w:szCs w:val="24"/>
                  </w:rPr>
                  <m:t>=</m:t>
                </m:r>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r>
                      <w:rPr>
                        <w:rFonts w:ascii="Cambria Math" w:eastAsia="楷体" w:hAnsi="Cambria Math"/>
                        <w:sz w:val="24"/>
                        <w:szCs w:val="24"/>
                      </w:rPr>
                      <m:t>+</m:t>
                    </m:r>
                    <m:acc>
                      <m:accPr>
                        <m:ctrlPr>
                          <w:rPr>
                            <w:rFonts w:ascii="Cambria Math" w:eastAsia="楷体" w:hAnsi="Cambria Math"/>
                            <w:sz w:val="24"/>
                            <w:szCs w:val="24"/>
                          </w:rPr>
                        </m:ctrlPr>
                      </m:accPr>
                      <m:e>
                        <m:sSub>
                          <m:sSubPr>
                            <m:ctrlPr>
                              <w:rPr>
                                <w:rFonts w:ascii="Cambria Math" w:eastAsia="楷体" w:hAnsi="Cambria Math"/>
                                <w:i/>
                                <w:sz w:val="24"/>
                                <w:szCs w:val="24"/>
                              </w:rPr>
                            </m:ctrlPr>
                          </m:sSubPr>
                          <m:e>
                            <m:r>
                              <w:rPr>
                                <w:rFonts w:ascii="Cambria Math" w:eastAsia="楷体" w:hAnsi="Cambria Math"/>
                                <w:sz w:val="24"/>
                                <w:szCs w:val="24"/>
                              </w:rPr>
                              <m:t>v</m:t>
                            </m:r>
                            <m:ctrlPr>
                              <w:rPr>
                                <w:rFonts w:ascii="Cambria Math" w:eastAsia="楷体" w:hAnsi="Cambria Math"/>
                                <w:sz w:val="24"/>
                                <w:szCs w:val="24"/>
                              </w:rPr>
                            </m:ctrlPr>
                          </m:e>
                          <m:sub>
                            <m:r>
                              <w:rPr>
                                <w:rFonts w:ascii="Cambria Math" w:eastAsia="楷体" w:hAnsi="Cambria Math"/>
                                <w:sz w:val="24"/>
                                <w:szCs w:val="24"/>
                              </w:rPr>
                              <m:t>i</m:t>
                            </m:r>
                          </m:sub>
                        </m:sSub>
                      </m:e>
                    </m:acc>
                    <m:d>
                      <m:dPr>
                        <m:ctrlPr>
                          <w:rPr>
                            <w:rFonts w:ascii="Cambria Math" w:eastAsia="楷体" w:hAnsi="Cambria Math"/>
                            <w:i/>
                            <w:sz w:val="24"/>
                            <w:szCs w:val="24"/>
                          </w:rPr>
                        </m:ctrlPr>
                      </m:dPr>
                      <m:e>
                        <m:r>
                          <w:rPr>
                            <w:rFonts w:ascii="Cambria Math" w:eastAsia="楷体" w:hAnsi="Cambria Math"/>
                            <w:sz w:val="24"/>
                            <w:szCs w:val="24"/>
                          </w:rPr>
                          <m:t>t</m:t>
                        </m:r>
                      </m:e>
                    </m:d>
                  </m:e>
                </m:d>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1</m:t>
                        </m:r>
                      </m:sub>
                    </m:sSub>
                    <m:r>
                      <w:rPr>
                        <w:rFonts w:ascii="Cambria Math" w:eastAsia="楷体" w:hAnsi="Cambria Math"/>
                        <w:sz w:val="24"/>
                        <w:szCs w:val="24"/>
                      </w:rPr>
                      <m:t>+</m:t>
                    </m:r>
                    <m:sSub>
                      <m:sSubPr>
                        <m:ctrlPr>
                          <w:rPr>
                            <w:rFonts w:ascii="Cambria Math" w:eastAsia="楷体" w:hAnsi="Cambria Math"/>
                            <w:i/>
                            <w:sz w:val="24"/>
                            <w:szCs w:val="24"/>
                          </w:rPr>
                        </m:ctrlPr>
                      </m:sSubPr>
                      <m:e>
                        <m:acc>
                          <m:accPr>
                            <m:ctrlPr>
                              <w:rPr>
                                <w:rFonts w:ascii="Cambria Math" w:eastAsia="楷体" w:hAnsi="Cambria Math"/>
                                <w:sz w:val="24"/>
                                <w:szCs w:val="24"/>
                              </w:rPr>
                            </m:ctrlPr>
                          </m:accPr>
                          <m:e>
                            <m:r>
                              <w:rPr>
                                <w:rFonts w:ascii="Cambria Math" w:eastAsia="楷体" w:hAnsi="Cambria Math"/>
                                <w:sz w:val="24"/>
                                <w:szCs w:val="24"/>
                              </w:rPr>
                              <m:t>d</m:t>
                            </m:r>
                          </m:e>
                        </m:acc>
                      </m:e>
                      <m:sub>
                        <m:r>
                          <w:rPr>
                            <w:rFonts w:ascii="Cambria Math" w:eastAsia="楷体" w:hAnsi="Cambria Math"/>
                            <w:sz w:val="24"/>
                            <w:szCs w:val="24"/>
                          </w:rPr>
                          <m:t>1</m:t>
                        </m:r>
                      </m:sub>
                    </m:sSub>
                    <m:d>
                      <m:dPr>
                        <m:ctrlPr>
                          <w:rPr>
                            <w:rFonts w:ascii="Cambria Math" w:eastAsia="楷体" w:hAnsi="Cambria Math"/>
                            <w:i/>
                            <w:sz w:val="24"/>
                            <w:szCs w:val="24"/>
                          </w:rPr>
                        </m:ctrlPr>
                      </m:dPr>
                      <m:e>
                        <m:r>
                          <w:rPr>
                            <w:rFonts w:ascii="Cambria Math" w:eastAsia="楷体" w:hAnsi="Cambria Math"/>
                            <w:sz w:val="24"/>
                            <w:szCs w:val="24"/>
                          </w:rPr>
                          <m:t>t</m:t>
                        </m:r>
                      </m:e>
                    </m:d>
                  </m:e>
                </m:d>
                <m:r>
                  <w:rPr>
                    <w:rFonts w:ascii="Cambria Math" w:eastAsia="楷体" w:hAnsi="Cambria Math"/>
                    <w:sz w:val="24"/>
                    <w:szCs w:val="24"/>
                  </w:rPr>
                  <m:t>-</m:t>
                </m:r>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r>
                      <w:rPr>
                        <w:rFonts w:ascii="Cambria Math" w:eastAsia="楷体" w:hAnsi="Cambria Math"/>
                        <w:sz w:val="24"/>
                        <w:szCs w:val="24"/>
                      </w:rPr>
                      <m:t>+</m:t>
                    </m:r>
                    <m:acc>
                      <m:accPr>
                        <m:ctrlPr>
                          <w:rPr>
                            <w:rFonts w:ascii="Cambria Math" w:eastAsia="楷体" w:hAnsi="Cambria Math"/>
                            <w:sz w:val="24"/>
                            <w:szCs w:val="24"/>
                          </w:rPr>
                        </m:ctrlPr>
                      </m:accPr>
                      <m:e>
                        <m:sSub>
                          <m:sSubPr>
                            <m:ctrlPr>
                              <w:rPr>
                                <w:rFonts w:ascii="Cambria Math" w:eastAsia="楷体" w:hAnsi="Cambria Math"/>
                                <w:i/>
                                <w:sz w:val="24"/>
                                <w:szCs w:val="24"/>
                              </w:rPr>
                            </m:ctrlPr>
                          </m:sSubPr>
                          <m:e>
                            <m:r>
                              <w:rPr>
                                <w:rFonts w:ascii="Cambria Math" w:eastAsia="楷体" w:hAnsi="Cambria Math"/>
                                <w:sz w:val="24"/>
                                <w:szCs w:val="24"/>
                              </w:rPr>
                              <m:t>v</m:t>
                            </m:r>
                            <m:ctrlPr>
                              <w:rPr>
                                <w:rFonts w:ascii="Cambria Math" w:eastAsia="楷体" w:hAnsi="Cambria Math"/>
                                <w:sz w:val="24"/>
                                <w:szCs w:val="24"/>
                              </w:rPr>
                            </m:ctrlPr>
                          </m:e>
                          <m:sub>
                            <m:r>
                              <w:rPr>
                                <w:rFonts w:ascii="Cambria Math" w:eastAsia="楷体" w:hAnsi="Cambria Math"/>
                                <w:sz w:val="24"/>
                                <w:szCs w:val="24"/>
                              </w:rPr>
                              <m:t>o</m:t>
                            </m:r>
                          </m:sub>
                        </m:sSub>
                      </m:e>
                    </m:acc>
                    <m:d>
                      <m:dPr>
                        <m:ctrlPr>
                          <w:rPr>
                            <w:rFonts w:ascii="Cambria Math" w:eastAsia="楷体" w:hAnsi="Cambria Math"/>
                            <w:i/>
                            <w:sz w:val="24"/>
                            <w:szCs w:val="24"/>
                          </w:rPr>
                        </m:ctrlPr>
                      </m:dPr>
                      <m:e>
                        <m:r>
                          <w:rPr>
                            <w:rFonts w:ascii="Cambria Math" w:eastAsia="楷体" w:hAnsi="Cambria Math"/>
                            <w:sz w:val="24"/>
                            <w:szCs w:val="24"/>
                          </w:rPr>
                          <m:t>t</m:t>
                        </m:r>
                      </m:e>
                    </m:d>
                  </m:e>
                </m:d>
              </m:e>
              <m:e>
                <m:r>
                  <w:rPr>
                    <w:rFonts w:ascii="Cambria Math" w:eastAsia="楷体" w:hAnsi="Cambria Math" w:cs="Times New Roman" w:hint="eastAsia"/>
                    <w:sz w:val="24"/>
                    <w:szCs w:val="24"/>
                  </w:rPr>
                  <m:t>L</m:t>
                </m:r>
                <m:f>
                  <m:fPr>
                    <m:ctrlPr>
                      <w:rPr>
                        <w:rFonts w:ascii="Cambria Math" w:eastAsia="楷体" w:hAnsi="Cambria Math"/>
                        <w:sz w:val="24"/>
                        <w:szCs w:val="24"/>
                      </w:rPr>
                    </m:ctrlPr>
                  </m:fPr>
                  <m:num>
                    <m:r>
                      <w:rPr>
                        <w:rFonts w:ascii="Cambria Math" w:eastAsia="楷体" w:hAnsi="Cambria Math"/>
                        <w:sz w:val="24"/>
                        <w:szCs w:val="24"/>
                      </w:rPr>
                      <m:t>d</m:t>
                    </m:r>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I</m:t>
                            </m: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r>
                          <w:rPr>
                            <w:rFonts w:ascii="Cambria Math" w:eastAsia="楷体" w:hAnsi="Cambria Math"/>
                            <w:sz w:val="24"/>
                            <w:szCs w:val="24"/>
                          </w:rPr>
                          <m:t>+</m:t>
                        </m:r>
                        <m:acc>
                          <m:accPr>
                            <m:ctrlPr>
                              <w:rPr>
                                <w:rFonts w:ascii="Cambria Math" w:eastAsia="楷体" w:hAnsi="Cambria Math"/>
                                <w:sz w:val="24"/>
                                <w:szCs w:val="24"/>
                              </w:rPr>
                            </m:ctrlPr>
                          </m:accPr>
                          <m:e>
                            <m:sSub>
                              <m:sSubPr>
                                <m:ctrlPr>
                                  <w:rPr>
                                    <w:rFonts w:ascii="Cambria Math" w:eastAsia="楷体" w:hAnsi="Cambria Math"/>
                                    <w:i/>
                                    <w:sz w:val="24"/>
                                    <w:szCs w:val="24"/>
                                  </w:rPr>
                                </m:ctrlPr>
                              </m:sSubPr>
                              <m:e>
                                <m:r>
                                  <w:rPr>
                                    <w:rFonts w:ascii="Cambria Math" w:eastAsia="楷体" w:hAnsi="Cambria Math"/>
                                    <w:sz w:val="24"/>
                                    <w:szCs w:val="24"/>
                                  </w:rPr>
                                  <m:t>i</m:t>
                                </m:r>
                                <m:ctrlPr>
                                  <w:rPr>
                                    <w:rFonts w:ascii="Cambria Math" w:eastAsia="楷体" w:hAnsi="Cambria Math"/>
                                    <w:sz w:val="24"/>
                                    <w:szCs w:val="24"/>
                                  </w:rPr>
                                </m:ctrlP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e>
                        </m:acc>
                        <m:d>
                          <m:dPr>
                            <m:ctrlPr>
                              <w:rPr>
                                <w:rFonts w:ascii="Cambria Math" w:eastAsia="楷体" w:hAnsi="Cambria Math"/>
                                <w:i/>
                                <w:sz w:val="24"/>
                                <w:szCs w:val="24"/>
                              </w:rPr>
                            </m:ctrlPr>
                          </m:dPr>
                          <m:e>
                            <m:r>
                              <w:rPr>
                                <w:rFonts w:ascii="Cambria Math" w:eastAsia="楷体" w:hAnsi="Cambria Math"/>
                                <w:sz w:val="24"/>
                                <w:szCs w:val="24"/>
                              </w:rPr>
                              <m:t>t</m:t>
                            </m:r>
                          </m:e>
                        </m:d>
                      </m:e>
                    </m:d>
                    <m:ctrlPr>
                      <w:rPr>
                        <w:rFonts w:ascii="Cambria Math" w:eastAsia="楷体" w:hAnsi="Cambria Math"/>
                        <w:i/>
                        <w:sz w:val="24"/>
                        <w:szCs w:val="24"/>
                      </w:rPr>
                    </m:ctrlPr>
                  </m:num>
                  <m:den>
                    <m:r>
                      <w:rPr>
                        <w:rFonts w:ascii="Cambria Math" w:eastAsia="楷体" w:hAnsi="Cambria Math"/>
                        <w:sz w:val="24"/>
                        <w:szCs w:val="24"/>
                      </w:rPr>
                      <m:t>dt</m:t>
                    </m:r>
                    <m:ctrlPr>
                      <w:rPr>
                        <w:rFonts w:ascii="Cambria Math" w:eastAsia="楷体" w:hAnsi="Cambria Math"/>
                        <w:i/>
                        <w:sz w:val="24"/>
                        <w:szCs w:val="24"/>
                      </w:rPr>
                    </m:ctrlPr>
                  </m:den>
                </m:f>
                <m:r>
                  <w:rPr>
                    <w:rFonts w:ascii="Cambria Math" w:eastAsia="楷体" w:hAnsi="Cambria Math"/>
                    <w:sz w:val="24"/>
                    <w:szCs w:val="24"/>
                  </w:rPr>
                  <m:t>=</m:t>
                </m:r>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r>
                      <w:rPr>
                        <w:rFonts w:ascii="Cambria Math" w:eastAsia="楷体" w:hAnsi="Cambria Math"/>
                        <w:sz w:val="24"/>
                        <w:szCs w:val="24"/>
                      </w:rPr>
                      <m:t>+</m:t>
                    </m:r>
                    <m:acc>
                      <m:accPr>
                        <m:ctrlPr>
                          <w:rPr>
                            <w:rFonts w:ascii="Cambria Math" w:eastAsia="楷体" w:hAnsi="Cambria Math"/>
                            <w:sz w:val="24"/>
                            <w:szCs w:val="24"/>
                          </w:rPr>
                        </m:ctrlPr>
                      </m:accPr>
                      <m:e>
                        <m:sSub>
                          <m:sSubPr>
                            <m:ctrlPr>
                              <w:rPr>
                                <w:rFonts w:ascii="Cambria Math" w:eastAsia="楷体" w:hAnsi="Cambria Math"/>
                                <w:i/>
                                <w:sz w:val="24"/>
                                <w:szCs w:val="24"/>
                              </w:rPr>
                            </m:ctrlPr>
                          </m:sSubPr>
                          <m:e>
                            <m:r>
                              <w:rPr>
                                <w:rFonts w:ascii="Cambria Math" w:eastAsia="楷体" w:hAnsi="Cambria Math"/>
                                <w:sz w:val="24"/>
                                <w:szCs w:val="24"/>
                              </w:rPr>
                              <m:t>v</m:t>
                            </m:r>
                            <m:ctrlPr>
                              <w:rPr>
                                <w:rFonts w:ascii="Cambria Math" w:eastAsia="楷体" w:hAnsi="Cambria Math"/>
                                <w:sz w:val="24"/>
                                <w:szCs w:val="24"/>
                              </w:rPr>
                            </m:ctrlPr>
                          </m:e>
                          <m:sub>
                            <m:r>
                              <w:rPr>
                                <w:rFonts w:ascii="Cambria Math" w:eastAsia="楷体" w:hAnsi="Cambria Math"/>
                                <w:sz w:val="24"/>
                                <w:szCs w:val="24"/>
                              </w:rPr>
                              <m:t>i</m:t>
                            </m:r>
                          </m:sub>
                        </m:sSub>
                      </m:e>
                    </m:acc>
                    <m:d>
                      <m:dPr>
                        <m:ctrlPr>
                          <w:rPr>
                            <w:rFonts w:ascii="Cambria Math" w:eastAsia="楷体" w:hAnsi="Cambria Math"/>
                            <w:i/>
                            <w:sz w:val="24"/>
                            <w:szCs w:val="24"/>
                          </w:rPr>
                        </m:ctrlPr>
                      </m:dPr>
                      <m:e>
                        <m:r>
                          <w:rPr>
                            <w:rFonts w:ascii="Cambria Math" w:eastAsia="楷体" w:hAnsi="Cambria Math"/>
                            <w:sz w:val="24"/>
                            <w:szCs w:val="24"/>
                          </w:rPr>
                          <m:t>t</m:t>
                        </m:r>
                      </m:e>
                    </m:d>
                  </m:e>
                </m:d>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2</m:t>
                        </m:r>
                      </m:sub>
                    </m:sSub>
                    <m:r>
                      <w:rPr>
                        <w:rFonts w:ascii="Cambria Math" w:eastAsia="楷体" w:hAnsi="Cambria Math"/>
                        <w:sz w:val="24"/>
                        <w:szCs w:val="24"/>
                      </w:rPr>
                      <m:t>+</m:t>
                    </m:r>
                    <m:sSub>
                      <m:sSubPr>
                        <m:ctrlPr>
                          <w:rPr>
                            <w:rFonts w:ascii="Cambria Math" w:eastAsia="楷体" w:hAnsi="Cambria Math"/>
                            <w:i/>
                            <w:sz w:val="24"/>
                            <w:szCs w:val="24"/>
                          </w:rPr>
                        </m:ctrlPr>
                      </m:sSubPr>
                      <m:e>
                        <m:acc>
                          <m:accPr>
                            <m:ctrlPr>
                              <w:rPr>
                                <w:rFonts w:ascii="Cambria Math" w:eastAsia="楷体" w:hAnsi="Cambria Math"/>
                                <w:sz w:val="24"/>
                                <w:szCs w:val="24"/>
                              </w:rPr>
                            </m:ctrlPr>
                          </m:accPr>
                          <m:e>
                            <m:r>
                              <w:rPr>
                                <w:rFonts w:ascii="Cambria Math" w:eastAsia="楷体" w:hAnsi="Cambria Math"/>
                                <w:sz w:val="24"/>
                                <w:szCs w:val="24"/>
                              </w:rPr>
                              <m:t>d</m:t>
                            </m:r>
                          </m:e>
                        </m:acc>
                      </m:e>
                      <m:sub>
                        <m:r>
                          <w:rPr>
                            <w:rFonts w:ascii="Cambria Math" w:eastAsia="楷体" w:hAnsi="Cambria Math"/>
                            <w:sz w:val="24"/>
                            <w:szCs w:val="24"/>
                          </w:rPr>
                          <m:t>2</m:t>
                        </m:r>
                      </m:sub>
                    </m:sSub>
                    <m:d>
                      <m:dPr>
                        <m:ctrlPr>
                          <w:rPr>
                            <w:rFonts w:ascii="Cambria Math" w:eastAsia="楷体" w:hAnsi="Cambria Math"/>
                            <w:i/>
                            <w:sz w:val="24"/>
                            <w:szCs w:val="24"/>
                          </w:rPr>
                        </m:ctrlPr>
                      </m:dPr>
                      <m:e>
                        <m:r>
                          <w:rPr>
                            <w:rFonts w:ascii="Cambria Math" w:eastAsia="楷体" w:hAnsi="Cambria Math"/>
                            <w:sz w:val="24"/>
                            <w:szCs w:val="24"/>
                          </w:rPr>
                          <m:t>t</m:t>
                        </m:r>
                      </m:e>
                    </m:d>
                  </m:e>
                </m:d>
                <m:r>
                  <w:rPr>
                    <w:rFonts w:ascii="Cambria Math" w:eastAsia="楷体" w:hAnsi="Cambria Math"/>
                    <w:sz w:val="24"/>
                    <w:szCs w:val="24"/>
                  </w:rPr>
                  <m:t>-</m:t>
                </m:r>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r>
                      <w:rPr>
                        <w:rFonts w:ascii="Cambria Math" w:eastAsia="楷体" w:hAnsi="Cambria Math"/>
                        <w:sz w:val="24"/>
                        <w:szCs w:val="24"/>
                      </w:rPr>
                      <m:t>+</m:t>
                    </m:r>
                    <m:acc>
                      <m:accPr>
                        <m:ctrlPr>
                          <w:rPr>
                            <w:rFonts w:ascii="Cambria Math" w:eastAsia="楷体" w:hAnsi="Cambria Math"/>
                            <w:sz w:val="24"/>
                            <w:szCs w:val="24"/>
                          </w:rPr>
                        </m:ctrlPr>
                      </m:accPr>
                      <m:e>
                        <m:sSub>
                          <m:sSubPr>
                            <m:ctrlPr>
                              <w:rPr>
                                <w:rFonts w:ascii="Cambria Math" w:eastAsia="楷体" w:hAnsi="Cambria Math"/>
                                <w:i/>
                                <w:sz w:val="24"/>
                                <w:szCs w:val="24"/>
                              </w:rPr>
                            </m:ctrlPr>
                          </m:sSubPr>
                          <m:e>
                            <m:r>
                              <w:rPr>
                                <w:rFonts w:ascii="Cambria Math" w:eastAsia="楷体" w:hAnsi="Cambria Math"/>
                                <w:sz w:val="24"/>
                                <w:szCs w:val="24"/>
                              </w:rPr>
                              <m:t>v</m:t>
                            </m:r>
                            <m:ctrlPr>
                              <w:rPr>
                                <w:rFonts w:ascii="Cambria Math" w:eastAsia="楷体" w:hAnsi="Cambria Math"/>
                                <w:sz w:val="24"/>
                                <w:szCs w:val="24"/>
                              </w:rPr>
                            </m:ctrlPr>
                          </m:e>
                          <m:sub>
                            <m:r>
                              <w:rPr>
                                <w:rFonts w:ascii="Cambria Math" w:eastAsia="楷体" w:hAnsi="Cambria Math"/>
                                <w:sz w:val="24"/>
                                <w:szCs w:val="24"/>
                              </w:rPr>
                              <m:t>o</m:t>
                            </m:r>
                          </m:sub>
                        </m:sSub>
                      </m:e>
                    </m:acc>
                    <m:d>
                      <m:dPr>
                        <m:ctrlPr>
                          <w:rPr>
                            <w:rFonts w:ascii="Cambria Math" w:eastAsia="楷体" w:hAnsi="Cambria Math"/>
                            <w:i/>
                            <w:sz w:val="24"/>
                            <w:szCs w:val="24"/>
                          </w:rPr>
                        </m:ctrlPr>
                      </m:dPr>
                      <m:e>
                        <m:r>
                          <w:rPr>
                            <w:rFonts w:ascii="Cambria Math" w:eastAsia="楷体" w:hAnsi="Cambria Math"/>
                            <w:sz w:val="24"/>
                            <w:szCs w:val="24"/>
                          </w:rPr>
                          <m:t>t</m:t>
                        </m:r>
                      </m:e>
                    </m:d>
                  </m:e>
                </m:d>
              </m:e>
            </m:eqArr>
          </m:e>
        </m:d>
      </m:oMath>
      <w:r w:rsidR="005C13F7">
        <w:rPr>
          <w:rFonts w:ascii="Times New Roman" w:eastAsia="楷体" w:hAnsi="Times New Roman" w:cs="Times New Roman"/>
          <w:sz w:val="24"/>
          <w:szCs w:val="24"/>
        </w:rPr>
        <w:tab/>
      </w:r>
      <w:r w:rsidR="005C13F7">
        <w:rPr>
          <w:rFonts w:ascii="Times New Roman" w:eastAsia="楷体" w:hAnsi="Times New Roman" w:cs="Times New Roman"/>
          <w:sz w:val="24"/>
          <w:szCs w:val="24"/>
        </w:rPr>
        <w:tab/>
      </w:r>
      <w:r w:rsidR="005C13F7" w:rsidRPr="00EF78D0">
        <w:rPr>
          <w:rFonts w:ascii="Times New Roman" w:eastAsia="楷体" w:hAnsi="Times New Roman" w:cs="Times New Roman" w:hint="eastAsia"/>
          <w:iCs/>
          <w:sz w:val="24"/>
          <w:szCs w:val="28"/>
        </w:rPr>
        <w:t>(2-2-</w:t>
      </w:r>
      <w:r w:rsidR="005C13F7">
        <w:rPr>
          <w:rFonts w:ascii="Times New Roman" w:eastAsia="楷体" w:hAnsi="Times New Roman" w:cs="Times New Roman" w:hint="eastAsia"/>
          <w:iCs/>
          <w:sz w:val="24"/>
          <w:szCs w:val="28"/>
        </w:rPr>
        <w:t>21</w:t>
      </w:r>
      <w:r w:rsidR="005C13F7" w:rsidRPr="00EF78D0">
        <w:rPr>
          <w:rFonts w:ascii="Times New Roman" w:eastAsia="楷体" w:hAnsi="Times New Roman" w:cs="Times New Roman"/>
          <w:iCs/>
          <w:sz w:val="24"/>
          <w:szCs w:val="28"/>
        </w:rPr>
        <w:t>)</w:t>
      </w:r>
    </w:p>
    <w:p w14:paraId="015C2EDB" w14:textId="77777777" w:rsidR="004C63F4" w:rsidRPr="004C63F4" w:rsidRDefault="004C63F4" w:rsidP="004C63F4">
      <w:pPr>
        <w:spacing w:line="360" w:lineRule="auto"/>
        <w:ind w:firstLineChars="200" w:firstLine="420"/>
        <w:jc w:val="left"/>
        <w:rPr>
          <w:rFonts w:ascii="Times New Roman" w:eastAsia="楷体" w:hAnsi="Times New Roman" w:cs="Times New Roman"/>
        </w:rPr>
      </w:pPr>
      <w:r w:rsidRPr="004C63F4">
        <w:rPr>
          <w:rFonts w:ascii="Times New Roman" w:eastAsia="楷体" w:hAnsi="Times New Roman" w:cs="Times New Roman" w:hint="eastAsia"/>
        </w:rPr>
        <w:t>电容电压平均方程：</w:t>
      </w:r>
    </w:p>
    <w:p w14:paraId="487E3D22" w14:textId="77777777" w:rsidR="004C63F4" w:rsidRPr="005C13F7" w:rsidRDefault="004C63F4" w:rsidP="004C63F4">
      <w:pPr>
        <w:spacing w:line="360" w:lineRule="auto"/>
        <w:ind w:firstLineChars="200" w:firstLine="480"/>
        <w:jc w:val="left"/>
        <w:rPr>
          <w:rFonts w:ascii="Times New Roman" w:eastAsia="楷体" w:hAnsi="Times New Roman"/>
          <w:i/>
          <w:sz w:val="24"/>
          <w:szCs w:val="24"/>
        </w:rPr>
      </w:pPr>
      <m:oMathPara>
        <m:oMathParaPr>
          <m:jc m:val="center"/>
        </m:oMathParaPr>
        <m:oMath>
          <m:r>
            <w:rPr>
              <w:rFonts w:ascii="Cambria Math" w:eastAsia="楷体" w:hAnsi="Cambria Math" w:hint="eastAsia"/>
              <w:sz w:val="24"/>
              <w:szCs w:val="24"/>
            </w:rPr>
            <m:t>C</m:t>
          </m:r>
          <m:f>
            <m:fPr>
              <m:ctrlPr>
                <w:rPr>
                  <w:rFonts w:ascii="Cambria Math" w:eastAsia="楷体" w:hAnsi="Cambria Math"/>
                  <w:sz w:val="24"/>
                  <w:szCs w:val="24"/>
                </w:rPr>
              </m:ctrlPr>
            </m:fPr>
            <m:num>
              <m:r>
                <w:rPr>
                  <w:rFonts w:ascii="Cambria Math" w:eastAsia="楷体" w:hAnsi="Cambria Math"/>
                  <w:sz w:val="24"/>
                  <w:szCs w:val="24"/>
                </w:rPr>
                <m:t>d&lt;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sub>
              </m:sSub>
              <m:d>
                <m:dPr>
                  <m:ctrlPr>
                    <w:rPr>
                      <w:rFonts w:ascii="Cambria Math" w:eastAsia="楷体" w:hAnsi="Cambria Math"/>
                      <w:i/>
                      <w:sz w:val="24"/>
                      <w:szCs w:val="24"/>
                    </w:rPr>
                  </m:ctrlPr>
                </m:dPr>
                <m:e>
                  <m:r>
                    <w:rPr>
                      <w:rFonts w:ascii="Cambria Math" w:eastAsia="楷体" w:hAnsi="Cambria Math"/>
                      <w:sz w:val="24"/>
                      <w:szCs w:val="24"/>
                    </w:rPr>
                    <m:t>t</m:t>
                  </m:r>
                </m:e>
              </m:d>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ctrlPr>
                <w:rPr>
                  <w:rFonts w:ascii="Cambria Math" w:eastAsia="楷体" w:hAnsi="Cambria Math"/>
                  <w:i/>
                  <w:sz w:val="24"/>
                  <w:szCs w:val="24"/>
                </w:rPr>
              </m:ctrlPr>
            </m:num>
            <m:den>
              <m:r>
                <w:rPr>
                  <w:rFonts w:ascii="Cambria Math" w:eastAsia="楷体" w:hAnsi="Cambria Math"/>
                  <w:sz w:val="24"/>
                  <w:szCs w:val="24"/>
                </w:rPr>
                <m:t>dt</m:t>
              </m:r>
              <m:ctrlPr>
                <w:rPr>
                  <w:rFonts w:ascii="Cambria Math" w:eastAsia="楷体" w:hAnsi="Cambria Math"/>
                  <w:i/>
                  <w:sz w:val="24"/>
                  <w:szCs w:val="24"/>
                </w:rPr>
              </m:ctrlPr>
            </m:den>
          </m:f>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i</m:t>
              </m: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i</m:t>
              </m:r>
            </m:e>
            <m:sub>
              <m:sSub>
                <m:sSubPr>
                  <m:ctrlPr>
                    <w:rPr>
                      <w:rFonts w:ascii="Cambria Math" w:eastAsia="楷体" w:hAnsi="Cambria Math"/>
                      <w:i/>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m:t>
          </m:r>
          <m:f>
            <m:fPr>
              <m:ctrlPr>
                <w:rPr>
                  <w:rFonts w:ascii="Cambria Math" w:eastAsia="楷体" w:hAnsi="Cambria Math"/>
                  <w:sz w:val="24"/>
                  <w:szCs w:val="24"/>
                </w:rPr>
              </m:ctrlPr>
            </m:fPr>
            <m:num>
              <m:r>
                <w:rPr>
                  <w:rFonts w:ascii="Cambria Math" w:eastAsia="楷体" w:hAnsi="Cambria Math"/>
                  <w:sz w:val="24"/>
                  <w:szCs w:val="24"/>
                </w:rPr>
                <m:t>&lt;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sSub>
                <m:sSubPr>
                  <m:ctrlPr>
                    <w:rPr>
                      <w:rFonts w:ascii="Cambria Math" w:eastAsia="楷体" w:hAnsi="Cambria Math"/>
                      <w:i/>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ctrlPr>
                <w:rPr>
                  <w:rFonts w:ascii="Cambria Math" w:eastAsia="楷体" w:hAnsi="Cambria Math"/>
                  <w:i/>
                  <w:sz w:val="24"/>
                  <w:szCs w:val="24"/>
                </w:rPr>
              </m:ctrlPr>
            </m:num>
            <m:den>
              <m:r>
                <w:rPr>
                  <w:rFonts w:ascii="Cambria Math" w:eastAsia="楷体" w:hAnsi="Cambria Math"/>
                  <w:sz w:val="24"/>
                  <w:szCs w:val="24"/>
                </w:rPr>
                <m:t>R</m:t>
              </m:r>
              <m:ctrlPr>
                <w:rPr>
                  <w:rFonts w:ascii="Cambria Math" w:eastAsia="楷体" w:hAnsi="Cambria Math"/>
                  <w:i/>
                  <w:sz w:val="24"/>
                  <w:szCs w:val="24"/>
                </w:rPr>
              </m:ctrlPr>
            </m:den>
          </m:f>
        </m:oMath>
      </m:oMathPara>
    </w:p>
    <w:p w14:paraId="2DFC1653" w14:textId="77777777" w:rsidR="004C63F4" w:rsidRPr="004C63F4" w:rsidRDefault="004C63F4" w:rsidP="004C63F4">
      <w:pPr>
        <w:spacing w:line="360" w:lineRule="auto"/>
        <w:ind w:firstLineChars="200" w:firstLine="420"/>
        <w:jc w:val="left"/>
        <w:rPr>
          <w:rFonts w:ascii="Times New Roman" w:eastAsia="楷体" w:hAnsi="Times New Roman"/>
          <w:iCs/>
        </w:rPr>
      </w:pPr>
      <w:r w:rsidRPr="004C63F4">
        <w:rPr>
          <w:rFonts w:ascii="Times New Roman" w:eastAsia="楷体" w:hAnsi="Times New Roman" w:hint="eastAsia"/>
          <w:iCs/>
        </w:rPr>
        <w:t>引入小信号扰动则有：</w:t>
      </w:r>
    </w:p>
    <w:p w14:paraId="3AF12C58" w14:textId="260388AF" w:rsidR="004C63F4" w:rsidRPr="004C63F4" w:rsidRDefault="00C46A66" w:rsidP="004C63F4">
      <w:pPr>
        <w:spacing w:line="360" w:lineRule="auto"/>
        <w:ind w:firstLineChars="200" w:firstLine="480"/>
        <w:jc w:val="right"/>
        <w:rPr>
          <w:rFonts w:ascii="Times New Roman" w:eastAsia="楷体" w:hAnsi="Times New Roman" w:cs="Times New Roman"/>
        </w:rPr>
      </w:pPr>
      <m:oMath>
        <m:r>
          <w:rPr>
            <w:rFonts w:ascii="Cambria Math" w:eastAsia="楷体" w:hAnsi="Cambria Math" w:hint="eastAsia"/>
            <w:sz w:val="24"/>
            <w:szCs w:val="24"/>
          </w:rPr>
          <w:lastRenderedPageBreak/>
          <m:t>C</m:t>
        </m:r>
        <m:f>
          <m:fPr>
            <m:ctrlPr>
              <w:rPr>
                <w:rFonts w:ascii="Cambria Math" w:eastAsia="楷体" w:hAnsi="Cambria Math"/>
                <w:iCs/>
                <w:sz w:val="24"/>
                <w:szCs w:val="24"/>
              </w:rPr>
            </m:ctrlPr>
          </m:fPr>
          <m:num>
            <m:r>
              <w:rPr>
                <w:rFonts w:ascii="Cambria Math" w:eastAsia="楷体" w:hAnsi="Cambria Math"/>
                <w:sz w:val="24"/>
                <w:szCs w:val="24"/>
              </w:rPr>
              <m:t>d</m:t>
            </m:r>
            <m:d>
              <m:dPr>
                <m:begChr m:val="["/>
                <m:endChr m:val="]"/>
                <m:ctrlPr>
                  <w:rPr>
                    <w:rFonts w:ascii="Cambria Math" w:eastAsia="楷体" w:hAnsi="Cambria Math"/>
                    <w:i/>
                    <w:iCs/>
                    <w:sz w:val="24"/>
                    <w:szCs w:val="24"/>
                  </w:rPr>
                </m:ctrlPr>
              </m:dPr>
              <m:e>
                <m:sSub>
                  <m:sSubPr>
                    <m:ctrlPr>
                      <w:rPr>
                        <w:rFonts w:ascii="Cambria Math" w:eastAsia="楷体" w:hAnsi="Cambria Math"/>
                        <w:i/>
                        <w:iCs/>
                        <w:sz w:val="24"/>
                        <w:szCs w:val="24"/>
                      </w:rPr>
                    </m:ctrlPr>
                  </m:sSubPr>
                  <m:e>
                    <m:r>
                      <w:rPr>
                        <w:rFonts w:ascii="Cambria Math" w:eastAsia="楷体" w:hAnsi="Cambria Math"/>
                        <w:sz w:val="24"/>
                        <w:szCs w:val="24"/>
                      </w:rPr>
                      <m:t>V</m:t>
                    </m:r>
                  </m:e>
                  <m:sub>
                    <m:r>
                      <w:rPr>
                        <w:rFonts w:ascii="Cambria Math" w:eastAsia="楷体" w:hAnsi="Cambria Math"/>
                        <w:sz w:val="24"/>
                        <w:szCs w:val="24"/>
                      </w:rPr>
                      <m:t>C</m:t>
                    </m:r>
                  </m:sub>
                </m:sSub>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v</m:t>
                        </m:r>
                      </m:e>
                    </m:acc>
                    <m:ctrlPr>
                      <w:rPr>
                        <w:rFonts w:ascii="Cambria Math" w:eastAsia="楷体" w:hAnsi="Cambria Math"/>
                        <w:i/>
                        <w:sz w:val="24"/>
                        <w:szCs w:val="24"/>
                      </w:rPr>
                    </m:ctrlPr>
                  </m:e>
                  <m:sub>
                    <m:r>
                      <w:rPr>
                        <w:rFonts w:ascii="Cambria Math" w:eastAsia="楷体" w:hAnsi="Cambria Math"/>
                        <w:sz w:val="24"/>
                        <w:szCs w:val="24"/>
                      </w:rPr>
                      <m:t>C</m:t>
                    </m:r>
                  </m:sub>
                </m:sSub>
                <m:d>
                  <m:dPr>
                    <m:ctrlPr>
                      <w:rPr>
                        <w:rFonts w:ascii="Cambria Math" w:eastAsia="楷体" w:hAnsi="Cambria Math"/>
                        <w:i/>
                        <w:iCs/>
                        <w:sz w:val="24"/>
                        <w:szCs w:val="24"/>
                      </w:rPr>
                    </m:ctrlPr>
                  </m:dPr>
                  <m:e>
                    <m:r>
                      <w:rPr>
                        <w:rFonts w:ascii="Cambria Math" w:eastAsia="楷体" w:hAnsi="Cambria Math"/>
                        <w:sz w:val="24"/>
                        <w:szCs w:val="24"/>
                      </w:rPr>
                      <m:t>t</m:t>
                    </m:r>
                  </m:e>
                </m:d>
              </m:e>
            </m:d>
            <m:ctrlPr>
              <w:rPr>
                <w:rFonts w:ascii="Cambria Math" w:eastAsia="楷体" w:hAnsi="Cambria Math"/>
                <w:i/>
                <w:iCs/>
                <w:sz w:val="24"/>
                <w:szCs w:val="24"/>
              </w:rPr>
            </m:ctrlPr>
          </m:num>
          <m:den>
            <m:r>
              <w:rPr>
                <w:rFonts w:ascii="Cambria Math" w:eastAsia="楷体" w:hAnsi="Cambria Math"/>
                <w:sz w:val="24"/>
                <w:szCs w:val="24"/>
              </w:rPr>
              <m:t>dt</m:t>
            </m:r>
            <m:ctrlPr>
              <w:rPr>
                <w:rFonts w:ascii="Cambria Math" w:eastAsia="楷体" w:hAnsi="Cambria Math"/>
                <w:i/>
                <w:iCs/>
                <w:sz w:val="24"/>
                <w:szCs w:val="24"/>
              </w:rPr>
            </m:ctrlPr>
          </m:den>
        </m:f>
        <m:r>
          <w:rPr>
            <w:rFonts w:ascii="Cambria Math" w:eastAsia="楷体" w:hAnsi="Cambria Math"/>
            <w:sz w:val="24"/>
            <w:szCs w:val="24"/>
          </w:rPr>
          <m: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
                    <w:iCs/>
                    <w:sz w:val="24"/>
                    <w:szCs w:val="24"/>
                  </w:rPr>
                </m:ctrlPr>
              </m:accPr>
              <m:e>
                <m:r>
                  <w:rPr>
                    <w:rFonts w:ascii="Cambria Math" w:eastAsia="楷体" w:hAnsi="Cambria Math"/>
                    <w:sz w:val="24"/>
                    <w:szCs w:val="24"/>
                  </w:rPr>
                  <m:t>i</m:t>
                </m:r>
              </m:e>
            </m:acc>
            <m:ctrlPr>
              <w:rPr>
                <w:rFonts w:ascii="Cambria Math" w:eastAsia="楷体" w:hAnsi="Cambria Math"/>
                <w:i/>
                <w:sz w:val="24"/>
                <w:szCs w:val="24"/>
              </w:rPr>
            </m:ctrlP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d>
              <m:dPr>
                <m:ctrlPr>
                  <w:rPr>
                    <w:rFonts w:ascii="Cambria Math" w:eastAsia="楷体" w:hAnsi="Cambria Math"/>
                    <w:i/>
                    <w:iCs/>
                    <w:sz w:val="24"/>
                    <w:szCs w:val="24"/>
                  </w:rPr>
                </m:ctrlPr>
              </m:dPr>
              <m:e>
                <m:r>
                  <w:rPr>
                    <w:rFonts w:ascii="Cambria Math" w:eastAsia="楷体" w:hAnsi="Cambria Math"/>
                    <w:sz w:val="24"/>
                    <w:szCs w:val="24"/>
                  </w:rPr>
                  <m:t>t</m:t>
                </m:r>
              </m:e>
            </m:d>
          </m:sub>
        </m:sSub>
        <m:r>
          <w:rPr>
            <w:rFonts w:ascii="Cambria Math" w:eastAsia="楷体" w:hAnsi="Cambria Math"/>
            <w:sz w:val="24"/>
            <w:szCs w:val="24"/>
          </w:rPr>
          <m: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i</m:t>
                </m:r>
              </m:e>
            </m:acc>
            <m:ctrlPr>
              <w:rPr>
                <w:rFonts w:ascii="Cambria Math" w:eastAsia="楷体" w:hAnsi="Cambria Math"/>
                <w:i/>
                <w:sz w:val="24"/>
                <w:szCs w:val="24"/>
              </w:rPr>
            </m:ctrlP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f>
          <m:fPr>
            <m:ctrlPr>
              <w:rPr>
                <w:rFonts w:ascii="Cambria Math" w:eastAsia="楷体" w:hAnsi="Cambria Math"/>
                <w:iCs/>
                <w:sz w:val="24"/>
                <w:szCs w:val="24"/>
              </w:rPr>
            </m:ctrlPr>
          </m:fPr>
          <m:num>
            <m:sSub>
              <m:sSubPr>
                <m:ctrlPr>
                  <w:rPr>
                    <w:rFonts w:ascii="Cambria Math" w:eastAsia="楷体" w:hAnsi="Cambria Math"/>
                    <w:i/>
                    <w:iCs/>
                    <w:sz w:val="24"/>
                    <w:szCs w:val="24"/>
                  </w:rPr>
                </m:ctrlPr>
              </m:sSubPr>
              <m:e>
                <m:r>
                  <w:rPr>
                    <w:rFonts w:ascii="Cambria Math" w:eastAsia="楷体" w:hAnsi="Cambria Math"/>
                    <w:sz w:val="24"/>
                    <w:szCs w:val="24"/>
                  </w:rPr>
                  <m:t>V</m:t>
                </m:r>
              </m:e>
              <m:sub>
                <m:r>
                  <w:rPr>
                    <w:rFonts w:ascii="Cambria Math" w:eastAsia="楷体" w:hAnsi="Cambria Math"/>
                    <w:sz w:val="24"/>
                    <w:szCs w:val="24"/>
                  </w:rPr>
                  <m:t>o</m:t>
                </m:r>
              </m:sub>
            </m:sSub>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v</m:t>
                    </m:r>
                  </m:e>
                </m:acc>
                <m:ctrlPr>
                  <w:rPr>
                    <w:rFonts w:ascii="Cambria Math" w:eastAsia="楷体" w:hAnsi="Cambria Math"/>
                    <w:i/>
                    <w:sz w:val="24"/>
                    <w:szCs w:val="24"/>
                  </w:rPr>
                </m:ctrlPr>
              </m:e>
              <m:sub>
                <m:r>
                  <w:rPr>
                    <w:rFonts w:ascii="Cambria Math" w:eastAsia="楷体" w:hAnsi="Cambria Math"/>
                    <w:sz w:val="24"/>
                    <w:szCs w:val="24"/>
                  </w:rPr>
                  <m:t>o</m:t>
                </m:r>
              </m:sub>
            </m:sSub>
            <m:d>
              <m:dPr>
                <m:ctrlPr>
                  <w:rPr>
                    <w:rFonts w:ascii="Cambria Math" w:eastAsia="楷体" w:hAnsi="Cambria Math"/>
                    <w:i/>
                    <w:iCs/>
                    <w:sz w:val="24"/>
                    <w:szCs w:val="24"/>
                  </w:rPr>
                </m:ctrlPr>
              </m:dPr>
              <m:e>
                <m:r>
                  <w:rPr>
                    <w:rFonts w:ascii="Cambria Math" w:eastAsia="楷体" w:hAnsi="Cambria Math"/>
                    <w:sz w:val="24"/>
                    <w:szCs w:val="24"/>
                  </w:rPr>
                  <m:t>t</m:t>
                </m:r>
              </m:e>
            </m:d>
            <m:ctrlPr>
              <w:rPr>
                <w:rFonts w:ascii="Cambria Math" w:eastAsia="楷体" w:hAnsi="Cambria Math"/>
                <w:i/>
                <w:iCs/>
                <w:sz w:val="24"/>
                <w:szCs w:val="24"/>
              </w:rPr>
            </m:ctrlPr>
          </m:num>
          <m:den>
            <m:r>
              <w:rPr>
                <w:rFonts w:ascii="Cambria Math" w:eastAsia="楷体" w:hAnsi="Cambria Math"/>
                <w:sz w:val="24"/>
                <w:szCs w:val="24"/>
              </w:rPr>
              <m:t>R</m:t>
            </m:r>
            <m:ctrlPr>
              <w:rPr>
                <w:rFonts w:ascii="Cambria Math" w:eastAsia="楷体" w:hAnsi="Cambria Math"/>
                <w:i/>
                <w:iCs/>
                <w:sz w:val="24"/>
                <w:szCs w:val="24"/>
              </w:rPr>
            </m:ctrlPr>
          </m:den>
        </m:f>
      </m:oMath>
      <w:r w:rsidR="004C63F4" w:rsidRPr="004C63F4">
        <w:rPr>
          <w:rFonts w:ascii="Times New Roman" w:eastAsia="楷体" w:hAnsi="Times New Roman" w:cs="Times New Roman"/>
          <w:iCs/>
        </w:rPr>
        <w:tab/>
      </w:r>
      <w:r w:rsidR="004C63F4" w:rsidRPr="004C63F4">
        <w:rPr>
          <w:rFonts w:ascii="Times New Roman" w:eastAsia="楷体" w:hAnsi="Times New Roman" w:cs="Times New Roman"/>
          <w:iCs/>
        </w:rPr>
        <w:tab/>
      </w:r>
      <w:r w:rsidR="004C63F4" w:rsidRPr="004C63F4">
        <w:rPr>
          <w:rFonts w:ascii="Times New Roman" w:eastAsia="楷体" w:hAnsi="Times New Roman" w:cs="Times New Roman"/>
          <w:iCs/>
        </w:rPr>
        <w:tab/>
      </w:r>
      <w:r w:rsidR="005C13F7" w:rsidRPr="00EF78D0">
        <w:rPr>
          <w:rFonts w:ascii="Times New Roman" w:eastAsia="楷体" w:hAnsi="Times New Roman" w:cs="Times New Roman" w:hint="eastAsia"/>
          <w:iCs/>
          <w:sz w:val="24"/>
          <w:szCs w:val="28"/>
        </w:rPr>
        <w:t>(2-2-</w:t>
      </w:r>
      <w:r w:rsidR="005C13F7">
        <w:rPr>
          <w:rFonts w:ascii="Times New Roman" w:eastAsia="楷体" w:hAnsi="Times New Roman" w:cs="Times New Roman" w:hint="eastAsia"/>
          <w:iCs/>
          <w:sz w:val="24"/>
          <w:szCs w:val="28"/>
        </w:rPr>
        <w:t>2</w:t>
      </w:r>
      <w:r w:rsidR="005C13F7">
        <w:rPr>
          <w:rFonts w:ascii="Times New Roman" w:eastAsia="楷体" w:hAnsi="Times New Roman" w:cs="Times New Roman"/>
          <w:iCs/>
          <w:sz w:val="24"/>
          <w:szCs w:val="28"/>
        </w:rPr>
        <w:t>2</w:t>
      </w:r>
      <w:r w:rsidR="005C13F7" w:rsidRPr="00EF78D0">
        <w:rPr>
          <w:rFonts w:ascii="Times New Roman" w:eastAsia="楷体" w:hAnsi="Times New Roman" w:cs="Times New Roman"/>
          <w:iCs/>
          <w:sz w:val="24"/>
          <w:szCs w:val="28"/>
        </w:rPr>
        <w:t>)</w:t>
      </w:r>
    </w:p>
    <w:p w14:paraId="513EFCAA" w14:textId="77777777" w:rsidR="004C63F4" w:rsidRPr="004C63F4" w:rsidRDefault="004C63F4" w:rsidP="004C63F4">
      <w:pPr>
        <w:spacing w:line="360" w:lineRule="auto"/>
        <w:ind w:firstLineChars="200" w:firstLine="420"/>
        <w:jc w:val="left"/>
        <w:rPr>
          <w:rFonts w:ascii="Times New Roman" w:eastAsia="楷体" w:hAnsi="Times New Roman" w:cs="Times New Roman"/>
        </w:rPr>
      </w:pPr>
      <w:r w:rsidRPr="004C63F4">
        <w:rPr>
          <w:rFonts w:ascii="Times New Roman" w:eastAsia="楷体" w:hAnsi="Times New Roman" w:cs="Times New Roman" w:hint="eastAsia"/>
        </w:rPr>
        <w:t>输入电流平均方程：</w:t>
      </w:r>
    </w:p>
    <w:p w14:paraId="786FF7A5" w14:textId="6236D5B5" w:rsidR="004C63F4" w:rsidRPr="00C93B99" w:rsidRDefault="00691344" w:rsidP="004C63F4">
      <w:pPr>
        <w:spacing w:line="360" w:lineRule="auto"/>
        <w:ind w:firstLineChars="200" w:firstLine="480"/>
        <w:jc w:val="left"/>
        <w:rPr>
          <w:rFonts w:ascii="Times New Roman" w:eastAsia="楷体" w:hAnsi="Times New Roman"/>
          <w:iCs/>
          <w:sz w:val="24"/>
          <w:szCs w:val="24"/>
        </w:rPr>
      </w:pPr>
      <m:oMathPara>
        <m:oMathParaPr>
          <m:jc m:val="center"/>
        </m:oMathParaPr>
        <m:oMath>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r>
                <w:rPr>
                  <w:rFonts w:ascii="Cambria Math" w:eastAsia="楷体" w:hAnsi="Cambria Math"/>
                  <w:sz w:val="24"/>
                  <w:szCs w:val="24"/>
                </w:rPr>
                <m:t>g</m:t>
              </m:r>
            </m:sub>
          </m:sSub>
          <m:sSub>
            <m:sSubPr>
              <m:ctrlPr>
                <w:rPr>
                  <w:rFonts w:ascii="Cambria Math" w:eastAsia="楷体" w:hAnsi="Cambria Math"/>
                  <w:i/>
                  <w:iCs/>
                  <w:sz w:val="24"/>
                  <w:szCs w:val="24"/>
                </w:rPr>
              </m:ctrlPr>
            </m:sSubPr>
            <m:e>
              <m:r>
                <w:rPr>
                  <w:rFonts w:ascii="Cambria Math" w:eastAsia="楷体" w:hAnsi="Cambria Math"/>
                  <w:sz w:val="24"/>
                  <w:szCs w:val="24"/>
                </w:rPr>
                <m:t>&gt;</m:t>
              </m:r>
            </m:e>
            <m:sub>
              <m:r>
                <w:rPr>
                  <w:rFonts w:ascii="Cambria Math" w:eastAsia="楷体" w:hAnsi="Cambria Math"/>
                  <w:sz w:val="24"/>
                  <w:szCs w:val="24"/>
                </w:rPr>
                <m:t>T</m:t>
              </m:r>
            </m:sub>
          </m:sSub>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r>
            <w:rPr>
              <w:rFonts w:ascii="Cambria Math" w:eastAsia="楷体" w:hAnsi="Cambria Math"/>
              <w:sz w:val="24"/>
              <w:szCs w:val="24"/>
            </w:rPr>
            <m:t>&gt;</m:t>
          </m:r>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1</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+&lt;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r>
            <w:rPr>
              <w:rFonts w:ascii="Cambria Math" w:eastAsia="楷体" w:hAnsi="Cambria Math"/>
              <w:sz w:val="24"/>
              <w:szCs w:val="24"/>
            </w:rPr>
            <m:t>&gt;</m:t>
          </m:r>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2</m:t>
              </m:r>
            </m:sub>
          </m:sSub>
          <m:d>
            <m:dPr>
              <m:ctrlPr>
                <w:rPr>
                  <w:rFonts w:ascii="Cambria Math" w:eastAsia="楷体" w:hAnsi="Cambria Math"/>
                  <w:i/>
                  <w:iCs/>
                  <w:sz w:val="24"/>
                  <w:szCs w:val="24"/>
                </w:rPr>
              </m:ctrlPr>
            </m:dPr>
            <m:e>
              <m:r>
                <w:rPr>
                  <w:rFonts w:ascii="Cambria Math" w:eastAsia="楷体" w:hAnsi="Cambria Math"/>
                  <w:sz w:val="24"/>
                  <w:szCs w:val="24"/>
                </w:rPr>
                <m:t>t</m:t>
              </m:r>
            </m:e>
          </m:d>
        </m:oMath>
      </m:oMathPara>
    </w:p>
    <w:p w14:paraId="7A7C78BD" w14:textId="77777777" w:rsidR="004C63F4" w:rsidRPr="004C63F4" w:rsidRDefault="004C63F4" w:rsidP="004C63F4">
      <w:pPr>
        <w:spacing w:line="360" w:lineRule="auto"/>
        <w:ind w:firstLineChars="200" w:firstLine="420"/>
        <w:jc w:val="left"/>
        <w:rPr>
          <w:rFonts w:ascii="Times New Roman" w:eastAsia="楷体" w:hAnsi="Times New Roman"/>
          <w:iCs/>
        </w:rPr>
      </w:pPr>
      <w:r w:rsidRPr="004C63F4">
        <w:rPr>
          <w:rFonts w:ascii="Times New Roman" w:eastAsia="楷体" w:hAnsi="Times New Roman" w:hint="eastAsia"/>
          <w:iCs/>
        </w:rPr>
        <w:t>引入小信号扰动则有：</w:t>
      </w:r>
    </w:p>
    <w:p w14:paraId="1430D7FC" w14:textId="35805A2C" w:rsidR="004C63F4" w:rsidRPr="004C63F4" w:rsidRDefault="00000000" w:rsidP="004C63F4">
      <w:pPr>
        <w:spacing w:line="360" w:lineRule="auto"/>
        <w:ind w:firstLineChars="200" w:firstLine="420"/>
        <w:jc w:val="right"/>
        <w:rPr>
          <w:rFonts w:ascii="Times New Roman" w:eastAsia="楷体" w:hAnsi="Times New Roman" w:cs="Times New Roman"/>
        </w:rPr>
      </w:pPr>
      <m:oMath>
        <m:sSub>
          <m:sSubPr>
            <m:ctrlPr>
              <w:rPr>
                <w:rFonts w:ascii="Cambria Math" w:eastAsia="楷体" w:hAnsi="Cambria Math"/>
                <w:i/>
                <w:iCs/>
              </w:rPr>
            </m:ctrlPr>
          </m:sSubPr>
          <m:e>
            <m:r>
              <w:rPr>
                <w:rFonts w:ascii="Cambria Math" w:eastAsia="楷体" w:hAnsi="Cambria Math"/>
              </w:rPr>
              <m:t>I</m:t>
            </m:r>
          </m:e>
          <m:sub>
            <m:r>
              <w:rPr>
                <w:rFonts w:ascii="Cambria Math" w:eastAsia="楷体" w:hAnsi="Cambria Math"/>
              </w:rPr>
              <m:t>g</m:t>
            </m:r>
          </m:sub>
        </m:sSub>
        <m:r>
          <w:rPr>
            <w:rFonts w:ascii="Cambria Math" w:eastAsia="楷体" w:hAnsi="Cambria Math"/>
          </w:rPr>
          <m:t>+</m:t>
        </m:r>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i</m:t>
                </m:r>
              </m:e>
            </m:acc>
            <m:ctrlPr>
              <w:rPr>
                <w:rFonts w:ascii="Cambria Math" w:eastAsia="楷体" w:hAnsi="Cambria Math"/>
                <w:i/>
              </w:rPr>
            </m:ctrlPr>
          </m:e>
          <m:sub>
            <m:r>
              <w:rPr>
                <w:rFonts w:ascii="Cambria Math" w:eastAsia="楷体" w:hAnsi="Cambria Math"/>
              </w:rPr>
              <m:t>g</m:t>
            </m:r>
          </m:sub>
        </m:sSub>
        <m:d>
          <m:dPr>
            <m:ctrlPr>
              <w:rPr>
                <w:rFonts w:ascii="Cambria Math" w:eastAsia="楷体" w:hAnsi="Cambria Math"/>
                <w:i/>
                <w:iCs/>
              </w:rPr>
            </m:ctrlPr>
          </m:dPr>
          <m:e>
            <m:r>
              <w:rPr>
                <w:rFonts w:ascii="Cambria Math" w:eastAsia="楷体" w:hAnsi="Cambria Math"/>
              </w:rPr>
              <m:t>t</m:t>
            </m:r>
          </m:e>
        </m:d>
        <m:r>
          <w:rPr>
            <w:rFonts w:ascii="Cambria Math" w:eastAsia="楷体" w:hAnsi="Cambria Math"/>
          </w:rPr>
          <m:t>=</m:t>
        </m:r>
        <m:d>
          <m:dPr>
            <m:begChr m:val="["/>
            <m:endChr m:val="]"/>
            <m:ctrlPr>
              <w:rPr>
                <w:rFonts w:ascii="Cambria Math" w:eastAsia="楷体" w:hAnsi="Cambria Math"/>
                <w:iCs/>
              </w:rPr>
            </m:ctrlPr>
          </m:dPr>
          <m:e>
            <m:sSub>
              <m:sSubPr>
                <m:ctrlPr>
                  <w:rPr>
                    <w:rFonts w:ascii="Cambria Math" w:eastAsia="楷体" w:hAnsi="Cambria Math"/>
                    <w:iCs/>
                  </w:rPr>
                </m:ctrlPr>
              </m:sSubPr>
              <m:e>
                <m:r>
                  <m:rPr>
                    <m:sty m:val="p"/>
                  </m:rPr>
                  <w:rPr>
                    <w:rFonts w:ascii="Cambria Math" w:eastAsia="楷体" w:hAnsi="Cambria Math"/>
                  </w:rPr>
                  <m:t>I</m:t>
                </m:r>
              </m:e>
              <m:sub>
                <m:sSub>
                  <m:sSubPr>
                    <m:ctrlPr>
                      <w:rPr>
                        <w:rFonts w:ascii="Cambria Math" w:eastAsia="楷体" w:hAnsi="Cambria Math"/>
                        <w:iCs/>
                      </w:rPr>
                    </m:ctrlPr>
                  </m:sSubPr>
                  <m:e>
                    <m:r>
                      <m:rPr>
                        <m:sty m:val="p"/>
                      </m:rPr>
                      <w:rPr>
                        <w:rFonts w:ascii="Cambria Math" w:eastAsia="楷体" w:hAnsi="Cambria Math"/>
                      </w:rPr>
                      <m:t>L</m:t>
                    </m:r>
                  </m:e>
                  <m:sub>
                    <m:r>
                      <m:rPr>
                        <m:sty m:val="p"/>
                      </m:rPr>
                      <w:rPr>
                        <w:rFonts w:ascii="Cambria Math" w:eastAsia="楷体" w:hAnsi="Cambria Math"/>
                      </w:rPr>
                      <m:t>1</m:t>
                    </m:r>
                  </m:sub>
                </m:sSub>
              </m:sub>
            </m:sSub>
            <m:r>
              <m:rPr>
                <m:sty m:val="p"/>
              </m:rPr>
              <w:rPr>
                <w:rFonts w:ascii="Cambria Math" w:eastAsia="楷体" w:hAnsi="Cambria Math"/>
              </w:rPr>
              <m:t>+</m:t>
            </m:r>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i</m:t>
                    </m:r>
                  </m:e>
                </m:acc>
                <m:ctrlPr>
                  <w:rPr>
                    <w:rFonts w:ascii="Cambria Math" w:eastAsia="楷体" w:hAnsi="Cambria Math"/>
                  </w:rPr>
                </m:ctrlPr>
              </m:e>
              <m:sub>
                <m:sSub>
                  <m:sSubPr>
                    <m:ctrlPr>
                      <w:rPr>
                        <w:rFonts w:ascii="Cambria Math" w:eastAsia="楷体" w:hAnsi="Cambria Math"/>
                        <w:i/>
                        <w:iCs/>
                      </w:rPr>
                    </m:ctrlPr>
                  </m:sSubPr>
                  <m:e>
                    <m:r>
                      <w:rPr>
                        <w:rFonts w:ascii="Cambria Math" w:eastAsia="楷体" w:hAnsi="Cambria Math"/>
                      </w:rPr>
                      <m:t>L</m:t>
                    </m:r>
                  </m:e>
                  <m:sub>
                    <m:r>
                      <w:rPr>
                        <w:rFonts w:ascii="Cambria Math" w:eastAsia="楷体" w:hAnsi="Cambria Math"/>
                      </w:rPr>
                      <m:t>1</m:t>
                    </m:r>
                  </m:sub>
                </m:sSub>
              </m:sub>
            </m:sSub>
            <m:r>
              <w:rPr>
                <w:rFonts w:ascii="Cambria Math" w:eastAsia="楷体" w:hAnsi="Cambria Math"/>
              </w:rPr>
              <m:t>(t)</m:t>
            </m:r>
          </m:e>
        </m:d>
        <m:d>
          <m:dPr>
            <m:begChr m:val="["/>
            <m:endChr m:val="]"/>
            <m:ctrlPr>
              <w:rPr>
                <w:rFonts w:ascii="Cambria Math" w:eastAsia="楷体" w:hAnsi="Cambria Math"/>
                <w:iCs/>
              </w:rPr>
            </m:ctrlPr>
          </m:dPr>
          <m:e>
            <m:sSub>
              <m:sSubPr>
                <m:ctrlPr>
                  <w:rPr>
                    <w:rFonts w:ascii="Cambria Math" w:eastAsia="楷体" w:hAnsi="Cambria Math"/>
                  </w:rPr>
                </m:ctrlPr>
              </m:sSubPr>
              <m:e>
                <m:r>
                  <m:rPr>
                    <m:sty m:val="p"/>
                  </m:rPr>
                  <w:rPr>
                    <w:rFonts w:ascii="Cambria Math" w:eastAsia="楷体" w:hAnsi="Cambria Math"/>
                  </w:rPr>
                  <m:t>D</m:t>
                </m:r>
              </m:e>
              <m:sub>
                <m:r>
                  <m:rPr>
                    <m:sty m:val="p"/>
                  </m:rPr>
                  <w:rPr>
                    <w:rFonts w:ascii="Cambria Math" w:eastAsia="楷体" w:hAnsi="Cambria Math"/>
                  </w:rPr>
                  <m:t>1</m:t>
                </m:r>
              </m:sub>
            </m:sSub>
            <m:r>
              <m:rPr>
                <m:sty m:val="p"/>
              </m:rPr>
              <w:rPr>
                <w:rFonts w:ascii="Cambria Math" w:eastAsia="楷体" w:hAnsi="Cambria Math"/>
              </w:rPr>
              <m:t>+</m:t>
            </m:r>
            <m:sSub>
              <m:sSubPr>
                <m:ctrlPr>
                  <w:rPr>
                    <w:rFonts w:ascii="Cambria Math" w:eastAsia="楷体" w:hAnsi="Cambria Math"/>
                    <w:i/>
                    <w:iCs/>
                  </w:rPr>
                </m:ctrlPr>
              </m:sSubPr>
              <m:e>
                <m:acc>
                  <m:accPr>
                    <m:ctrlPr>
                      <w:rPr>
                        <w:rFonts w:ascii="Cambria Math" w:eastAsia="楷体" w:hAnsi="Cambria Math"/>
                        <w:iCs/>
                      </w:rPr>
                    </m:ctrlPr>
                  </m:accPr>
                  <m:e>
                    <m:r>
                      <m:rPr>
                        <m:sty m:val="p"/>
                      </m:rPr>
                      <w:rPr>
                        <w:rFonts w:ascii="Cambria Math" w:eastAsia="楷体" w:hAnsi="Cambria Math"/>
                      </w:rPr>
                      <m:t>d</m:t>
                    </m:r>
                  </m:e>
                </m:acc>
                <m:ctrlPr>
                  <w:rPr>
                    <w:rFonts w:ascii="Cambria Math" w:eastAsia="楷体" w:hAnsi="Cambria Math"/>
                  </w:rPr>
                </m:ctrlPr>
              </m:e>
              <m:sub>
                <m:r>
                  <w:rPr>
                    <w:rFonts w:ascii="Cambria Math" w:eastAsia="楷体" w:hAnsi="Cambria Math"/>
                  </w:rPr>
                  <m:t>1</m:t>
                </m:r>
              </m:sub>
            </m:sSub>
            <m:d>
              <m:dPr>
                <m:ctrlPr>
                  <w:rPr>
                    <w:rFonts w:ascii="Cambria Math" w:eastAsia="楷体" w:hAnsi="Cambria Math"/>
                    <w:iCs/>
                  </w:rPr>
                </m:ctrlPr>
              </m:dPr>
              <m:e>
                <m:r>
                  <m:rPr>
                    <m:sty m:val="p"/>
                  </m:rPr>
                  <w:rPr>
                    <w:rFonts w:ascii="Cambria Math" w:eastAsia="楷体" w:hAnsi="Cambria Math"/>
                  </w:rPr>
                  <m:t>t</m:t>
                </m:r>
              </m:e>
            </m:d>
          </m:e>
        </m:d>
        <m:r>
          <w:rPr>
            <w:rFonts w:ascii="Cambria Math" w:eastAsia="楷体" w:hAnsi="Cambria Math"/>
          </w:rPr>
          <m:t>+</m:t>
        </m:r>
        <m:d>
          <m:dPr>
            <m:begChr m:val="["/>
            <m:endChr m:val="]"/>
            <m:ctrlPr>
              <w:rPr>
                <w:rFonts w:ascii="Cambria Math" w:eastAsia="楷体" w:hAnsi="Cambria Math"/>
                <w:iCs/>
              </w:rPr>
            </m:ctrlPr>
          </m:dPr>
          <m:e>
            <m:sSub>
              <m:sSubPr>
                <m:ctrlPr>
                  <w:rPr>
                    <w:rFonts w:ascii="Cambria Math" w:eastAsia="楷体" w:hAnsi="Cambria Math"/>
                    <w:iCs/>
                  </w:rPr>
                </m:ctrlPr>
              </m:sSubPr>
              <m:e>
                <m:r>
                  <m:rPr>
                    <m:sty m:val="p"/>
                  </m:rPr>
                  <w:rPr>
                    <w:rFonts w:ascii="Cambria Math" w:eastAsia="楷体" w:hAnsi="Cambria Math"/>
                  </w:rPr>
                  <m:t>I</m:t>
                </m:r>
              </m:e>
              <m:sub>
                <m:sSub>
                  <m:sSubPr>
                    <m:ctrlPr>
                      <w:rPr>
                        <w:rFonts w:ascii="Cambria Math" w:eastAsia="楷体" w:hAnsi="Cambria Math"/>
                        <w:iCs/>
                      </w:rPr>
                    </m:ctrlPr>
                  </m:sSubPr>
                  <m:e>
                    <m:r>
                      <m:rPr>
                        <m:sty m:val="p"/>
                      </m:rPr>
                      <w:rPr>
                        <w:rFonts w:ascii="Cambria Math" w:eastAsia="楷体" w:hAnsi="Cambria Math"/>
                      </w:rPr>
                      <m:t>L</m:t>
                    </m:r>
                  </m:e>
                  <m:sub>
                    <m:r>
                      <m:rPr>
                        <m:sty m:val="p"/>
                      </m:rPr>
                      <w:rPr>
                        <w:rFonts w:ascii="Cambria Math" w:eastAsia="楷体" w:hAnsi="Cambria Math"/>
                      </w:rPr>
                      <m:t>2</m:t>
                    </m:r>
                  </m:sub>
                </m:sSub>
              </m:sub>
            </m:sSub>
            <m:r>
              <m:rPr>
                <m:sty m:val="p"/>
              </m:rPr>
              <w:rPr>
                <w:rFonts w:ascii="Cambria Math" w:eastAsia="楷体" w:hAnsi="Cambria Math"/>
              </w:rPr>
              <m:t>+</m:t>
            </m:r>
            <m:sSub>
              <m:sSubPr>
                <m:ctrlPr>
                  <w:rPr>
                    <w:rFonts w:ascii="Cambria Math" w:eastAsia="楷体" w:hAnsi="Cambria Math"/>
                    <w:i/>
                    <w:iCs/>
                  </w:rPr>
                </m:ctrlPr>
              </m:sSubPr>
              <m:e>
                <m:acc>
                  <m:accPr>
                    <m:ctrlPr>
                      <w:rPr>
                        <w:rFonts w:ascii="Cambria Math" w:eastAsia="楷体" w:hAnsi="Cambria Math"/>
                        <w:i/>
                      </w:rPr>
                    </m:ctrlPr>
                  </m:accPr>
                  <m:e>
                    <m:r>
                      <w:rPr>
                        <w:rFonts w:ascii="Cambria Math" w:eastAsia="楷体" w:hAnsi="Cambria Math"/>
                      </w:rPr>
                      <m:t>i</m:t>
                    </m:r>
                  </m:e>
                </m:acc>
                <m:ctrlPr>
                  <w:rPr>
                    <w:rFonts w:ascii="Cambria Math" w:eastAsia="楷体" w:hAnsi="Cambria Math"/>
                  </w:rPr>
                </m:ctrlPr>
              </m:e>
              <m:sub>
                <m:sSub>
                  <m:sSubPr>
                    <m:ctrlPr>
                      <w:rPr>
                        <w:rFonts w:ascii="Cambria Math" w:eastAsia="楷体" w:hAnsi="Cambria Math"/>
                        <w:i/>
                        <w:iCs/>
                      </w:rPr>
                    </m:ctrlPr>
                  </m:sSubPr>
                  <m:e>
                    <m:r>
                      <w:rPr>
                        <w:rFonts w:ascii="Cambria Math" w:eastAsia="楷体" w:hAnsi="Cambria Math"/>
                      </w:rPr>
                      <m:t>L</m:t>
                    </m:r>
                  </m:e>
                  <m:sub>
                    <m:r>
                      <w:rPr>
                        <w:rFonts w:ascii="Cambria Math" w:eastAsia="楷体" w:hAnsi="Cambria Math"/>
                      </w:rPr>
                      <m:t>2</m:t>
                    </m:r>
                  </m:sub>
                </m:sSub>
              </m:sub>
            </m:sSub>
            <m:d>
              <m:dPr>
                <m:ctrlPr>
                  <w:rPr>
                    <w:rFonts w:ascii="Cambria Math" w:eastAsia="楷体" w:hAnsi="Cambria Math"/>
                    <w:iCs/>
                  </w:rPr>
                </m:ctrlPr>
              </m:dPr>
              <m:e>
                <m:r>
                  <m:rPr>
                    <m:sty m:val="p"/>
                  </m:rPr>
                  <w:rPr>
                    <w:rFonts w:ascii="Cambria Math" w:eastAsia="楷体" w:hAnsi="Cambria Math"/>
                  </w:rPr>
                  <m:t>t</m:t>
                </m:r>
              </m:e>
            </m:d>
          </m:e>
        </m:d>
        <m:d>
          <m:dPr>
            <m:begChr m:val="["/>
            <m:endChr m:val="]"/>
            <m:ctrlPr>
              <w:rPr>
                <w:rFonts w:ascii="Cambria Math" w:eastAsia="楷体" w:hAnsi="Cambria Math"/>
                <w:iCs/>
              </w:rPr>
            </m:ctrlPr>
          </m:dPr>
          <m:e>
            <m:sSub>
              <m:sSubPr>
                <m:ctrlPr>
                  <w:rPr>
                    <w:rFonts w:ascii="Cambria Math" w:eastAsia="楷体" w:hAnsi="Cambria Math"/>
                  </w:rPr>
                </m:ctrlPr>
              </m:sSubPr>
              <m:e>
                <m:r>
                  <m:rPr>
                    <m:sty m:val="p"/>
                  </m:rPr>
                  <w:rPr>
                    <w:rFonts w:ascii="Cambria Math" w:eastAsia="楷体" w:hAnsi="Cambria Math"/>
                  </w:rPr>
                  <m:t>D</m:t>
                </m:r>
              </m:e>
              <m:sub>
                <m:r>
                  <m:rPr>
                    <m:sty m:val="p"/>
                  </m:rPr>
                  <w:rPr>
                    <w:rFonts w:ascii="Cambria Math" w:eastAsia="楷体" w:hAnsi="Cambria Math"/>
                  </w:rPr>
                  <m:t>2</m:t>
                </m:r>
              </m:sub>
            </m:sSub>
            <m:r>
              <m:rPr>
                <m:sty m:val="p"/>
              </m:rPr>
              <w:rPr>
                <w:rFonts w:ascii="Cambria Math" w:eastAsia="楷体" w:hAnsi="Cambria Math"/>
              </w:rPr>
              <m:t>+</m:t>
            </m:r>
            <m:sSub>
              <m:sSubPr>
                <m:ctrlPr>
                  <w:rPr>
                    <w:rFonts w:ascii="Cambria Math" w:eastAsia="楷体" w:hAnsi="Cambria Math"/>
                    <w:i/>
                    <w:iCs/>
                  </w:rPr>
                </m:ctrlPr>
              </m:sSubPr>
              <m:e>
                <m:acc>
                  <m:accPr>
                    <m:ctrlPr>
                      <w:rPr>
                        <w:rFonts w:ascii="Cambria Math" w:eastAsia="楷体" w:hAnsi="Cambria Math"/>
                        <w:iCs/>
                      </w:rPr>
                    </m:ctrlPr>
                  </m:accPr>
                  <m:e>
                    <m:r>
                      <m:rPr>
                        <m:sty m:val="p"/>
                      </m:rPr>
                      <w:rPr>
                        <w:rFonts w:ascii="Cambria Math" w:eastAsia="楷体" w:hAnsi="Cambria Math"/>
                      </w:rPr>
                      <m:t>d</m:t>
                    </m:r>
                  </m:e>
                </m:acc>
                <m:ctrlPr>
                  <w:rPr>
                    <w:rFonts w:ascii="Cambria Math" w:eastAsia="楷体" w:hAnsi="Cambria Math"/>
                  </w:rPr>
                </m:ctrlPr>
              </m:e>
              <m:sub>
                <m:r>
                  <w:rPr>
                    <w:rFonts w:ascii="Cambria Math" w:eastAsia="楷体" w:hAnsi="Cambria Math"/>
                  </w:rPr>
                  <m:t>2</m:t>
                </m:r>
              </m:sub>
            </m:sSub>
            <m:d>
              <m:dPr>
                <m:ctrlPr>
                  <w:rPr>
                    <w:rFonts w:ascii="Cambria Math" w:eastAsia="楷体" w:hAnsi="Cambria Math"/>
                    <w:iCs/>
                  </w:rPr>
                </m:ctrlPr>
              </m:dPr>
              <m:e>
                <m:r>
                  <m:rPr>
                    <m:sty m:val="p"/>
                  </m:rPr>
                  <w:rPr>
                    <w:rFonts w:ascii="Cambria Math" w:eastAsia="楷体" w:hAnsi="Cambria Math"/>
                  </w:rPr>
                  <m:t>t</m:t>
                </m:r>
              </m:e>
            </m:d>
          </m:e>
        </m:d>
      </m:oMath>
      <w:r w:rsidR="004C63F4" w:rsidRPr="004C63F4">
        <w:rPr>
          <w:rFonts w:ascii="Times New Roman" w:eastAsia="楷体" w:hAnsi="Times New Roman" w:cs="Times New Roman"/>
          <w:iCs/>
        </w:rPr>
        <w:tab/>
      </w:r>
      <w:r w:rsidR="004C63F4" w:rsidRPr="004C63F4">
        <w:rPr>
          <w:rFonts w:ascii="Times New Roman" w:eastAsia="楷体" w:hAnsi="Times New Roman" w:cs="Times New Roman"/>
          <w:iCs/>
        </w:rPr>
        <w:tab/>
        <w:t xml:space="preserve">  </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3</w:t>
      </w:r>
      <w:r w:rsidR="00C93B99" w:rsidRPr="00EF78D0">
        <w:rPr>
          <w:rFonts w:ascii="Times New Roman" w:eastAsia="楷体" w:hAnsi="Times New Roman" w:cs="Times New Roman"/>
          <w:iCs/>
          <w:sz w:val="24"/>
          <w:szCs w:val="28"/>
        </w:rPr>
        <w:t>)</w:t>
      </w:r>
    </w:p>
    <w:p w14:paraId="624EB5D4" w14:textId="7108DE84" w:rsidR="00C32B7D" w:rsidRDefault="004C63F4" w:rsidP="004C63F4">
      <w:pPr>
        <w:spacing w:line="360" w:lineRule="auto"/>
        <w:ind w:firstLineChars="200" w:firstLine="420"/>
        <w:jc w:val="left"/>
        <w:rPr>
          <w:rFonts w:ascii="Times New Roman" w:eastAsia="楷体" w:hAnsi="Times New Roman" w:cs="Times New Roman"/>
        </w:rPr>
      </w:pPr>
      <w:r w:rsidRPr="004C63F4">
        <w:rPr>
          <w:rFonts w:ascii="Times New Roman" w:eastAsia="楷体" w:hAnsi="Times New Roman" w:cs="Times New Roman" w:hint="eastAsia"/>
        </w:rPr>
        <w:t>将式</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21</w:t>
      </w:r>
      <w:r w:rsidR="00C93B99" w:rsidRPr="00EF78D0">
        <w:rPr>
          <w:rFonts w:ascii="Times New Roman" w:eastAsia="楷体" w:hAnsi="Times New Roman" w:cs="Times New Roman"/>
          <w:iCs/>
          <w:sz w:val="24"/>
          <w:szCs w:val="28"/>
        </w:rPr>
        <w:t>)</w:t>
      </w:r>
      <w:r w:rsidRPr="004C63F4">
        <w:rPr>
          <w:rFonts w:ascii="Times New Roman" w:eastAsia="楷体" w:hAnsi="Times New Roman" w:cs="Times New Roman" w:hint="eastAsia"/>
        </w:rPr>
        <w:t>、</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2</w:t>
      </w:r>
      <w:r w:rsidR="00C93B99" w:rsidRPr="00EF78D0">
        <w:rPr>
          <w:rFonts w:ascii="Times New Roman" w:eastAsia="楷体" w:hAnsi="Times New Roman" w:cs="Times New Roman"/>
          <w:iCs/>
          <w:sz w:val="24"/>
          <w:szCs w:val="28"/>
        </w:rPr>
        <w:t>)</w:t>
      </w:r>
      <w:r w:rsidRPr="004C63F4">
        <w:rPr>
          <w:rFonts w:ascii="Times New Roman" w:eastAsia="楷体" w:hAnsi="Times New Roman" w:cs="Times New Roman" w:hint="eastAsia"/>
        </w:rPr>
        <w:t>和</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3</w:t>
      </w:r>
      <w:r w:rsidR="00C93B99" w:rsidRPr="00EF78D0">
        <w:rPr>
          <w:rFonts w:ascii="Times New Roman" w:eastAsia="楷体" w:hAnsi="Times New Roman" w:cs="Times New Roman"/>
          <w:iCs/>
          <w:sz w:val="24"/>
          <w:szCs w:val="28"/>
        </w:rPr>
        <w:t>)</w:t>
      </w:r>
      <w:r w:rsidRPr="004C63F4">
        <w:rPr>
          <w:rFonts w:ascii="Times New Roman" w:eastAsia="楷体" w:hAnsi="Times New Roman" w:cs="Times New Roman" w:hint="eastAsia"/>
        </w:rPr>
        <w:t>展开，令直流项相等，</w:t>
      </w:r>
      <w:r w:rsidR="00C32B7D">
        <w:rPr>
          <w:rFonts w:ascii="Times New Roman" w:eastAsia="楷体" w:hAnsi="Times New Roman" w:cs="Times New Roman" w:hint="eastAsia"/>
        </w:rPr>
        <w:t>得到</w:t>
      </w:r>
      <w:r w:rsidR="00551D33">
        <w:rPr>
          <w:rFonts w:ascii="Times New Roman" w:eastAsia="楷体" w:hAnsi="Times New Roman" w:cs="Times New Roman" w:hint="eastAsia"/>
        </w:rPr>
        <w:t>静态工作点的计算公式：</w:t>
      </w:r>
    </w:p>
    <w:p w14:paraId="32C1FE0F" w14:textId="6D3BD668" w:rsidR="00551D33" w:rsidRPr="000F3704" w:rsidRDefault="00000000" w:rsidP="004C63F4">
      <w:pPr>
        <w:spacing w:line="360" w:lineRule="auto"/>
        <w:ind w:firstLineChars="200" w:firstLine="420"/>
        <w:jc w:val="left"/>
        <w:rPr>
          <w:rFonts w:ascii="Times New Roman" w:eastAsia="楷体" w:hAnsi="Times New Roman" w:cs="Times New Roman"/>
          <w:i/>
        </w:rPr>
      </w:pPr>
      <m:oMathPara>
        <m:oMath>
          <m:f>
            <m:fPr>
              <m:ctrlPr>
                <w:rPr>
                  <w:rFonts w:ascii="Cambria Math" w:eastAsia="楷体" w:hAnsi="Cambria Math" w:cs="Times New Roman"/>
                </w:rPr>
              </m:ctrlPr>
            </m:fPr>
            <m:num>
              <m:sSub>
                <m:sSubPr>
                  <m:ctrlPr>
                    <w:rPr>
                      <w:rFonts w:ascii="Cambria Math" w:eastAsia="楷体" w:hAnsi="Cambria Math" w:cs="Times New Roman"/>
                      <w:i/>
                    </w:rPr>
                  </m:ctrlPr>
                </m:sSubPr>
                <m:e>
                  <m:r>
                    <m:rPr>
                      <m:sty m:val="p"/>
                    </m:rPr>
                    <w:rPr>
                      <w:rFonts w:ascii="Cambria Math" w:eastAsia="楷体" w:hAnsi="Cambria Math" w:cs="Times New Roman"/>
                    </w:rPr>
                    <m:t>V</m:t>
                  </m:r>
                </m:e>
                <m:sub>
                  <m:r>
                    <m:rPr>
                      <m:sty m:val="p"/>
                    </m:rPr>
                    <w:rPr>
                      <w:rFonts w:ascii="Cambria Math" w:eastAsia="楷体" w:hAnsi="Cambria Math" w:cs="Times New Roman"/>
                    </w:rPr>
                    <m:t>i</m:t>
                  </m:r>
                </m:sub>
              </m:sSub>
              <m:ctrlPr>
                <w:rPr>
                  <w:rFonts w:ascii="Cambria Math" w:eastAsia="楷体" w:hAnsi="Cambria Math" w:cs="Times New Roman"/>
                  <w:i/>
                </w:rPr>
              </m:ctrlPr>
            </m:num>
            <m:den>
              <m:sSub>
                <m:sSubPr>
                  <m:ctrlPr>
                    <w:rPr>
                      <w:rFonts w:ascii="Cambria Math" w:eastAsia="楷体" w:hAnsi="Cambria Math" w:cs="Times New Roman"/>
                      <w:i/>
                    </w:rPr>
                  </m:ctrlPr>
                </m:sSubPr>
                <m:e>
                  <m:r>
                    <m:rPr>
                      <m:sty m:val="p"/>
                    </m:rPr>
                    <w:rPr>
                      <w:rFonts w:ascii="Cambria Math" w:eastAsia="楷体" w:hAnsi="Cambria Math" w:cs="Times New Roman"/>
                    </w:rPr>
                    <m:t>V</m:t>
                  </m:r>
                </m:e>
                <m:sub>
                  <m:r>
                    <m:rPr>
                      <m:sty m:val="p"/>
                    </m:rPr>
                    <w:rPr>
                      <w:rFonts w:ascii="Cambria Math" w:eastAsia="楷体" w:hAnsi="Cambria Math" w:cs="Times New Roman"/>
                    </w:rPr>
                    <m:t>o</m:t>
                  </m:r>
                </m:sub>
              </m:sSub>
              <m:ctrlPr>
                <w:rPr>
                  <w:rFonts w:ascii="Cambria Math" w:eastAsia="楷体" w:hAnsi="Cambria Math" w:cs="Times New Roman"/>
                  <w:i/>
                </w:rPr>
              </m:ctrlPr>
            </m:den>
          </m:f>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D</m:t>
              </m:r>
            </m:e>
            <m:sub>
              <m:r>
                <w:rPr>
                  <w:rFonts w:ascii="Cambria Math" w:eastAsia="楷体" w:hAnsi="Cambria Math" w:cs="Times New Roman"/>
                </w:rPr>
                <m:t>1,2</m:t>
              </m:r>
            </m:sub>
          </m:sSub>
        </m:oMath>
      </m:oMathPara>
    </w:p>
    <w:p w14:paraId="1977C01C" w14:textId="6B812EF1" w:rsidR="000F3704" w:rsidRPr="004F4F88" w:rsidRDefault="00000000" w:rsidP="004C63F4">
      <w:pPr>
        <w:spacing w:line="360" w:lineRule="auto"/>
        <w:ind w:firstLineChars="200" w:firstLine="420"/>
        <w:jc w:val="left"/>
        <w:rPr>
          <w:rFonts w:ascii="Times New Roman" w:eastAsia="楷体" w:hAnsi="Times New Roman" w:cs="Times New Roman"/>
          <w:iCs/>
        </w:rPr>
      </w:pPr>
      <m:oMathPara>
        <m:oMath>
          <m:sSub>
            <m:sSubPr>
              <m:ctrlPr>
                <w:rPr>
                  <w:rFonts w:ascii="Cambria Math" w:eastAsia="楷体" w:hAnsi="Cambria Math" w:cs="Times New Roman"/>
                  <w:i/>
                  <w:iCs/>
                </w:rPr>
              </m:ctrlPr>
            </m:sSubPr>
            <m:e>
              <m:r>
                <w:rPr>
                  <w:rFonts w:ascii="Cambria Math" w:eastAsia="楷体" w:hAnsi="Cambria Math" w:cs="Times New Roman"/>
                </w:rPr>
                <m:t>I</m:t>
              </m:r>
            </m:e>
            <m:sub>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1</m:t>
                  </m:r>
                </m:sub>
              </m:sSub>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I</m:t>
              </m:r>
            </m:e>
            <m:sub>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2</m:t>
                  </m:r>
                </m:sub>
              </m:sSub>
            </m:sub>
          </m:sSub>
          <m:r>
            <w:rPr>
              <w:rFonts w:ascii="Cambria Math" w:eastAsia="楷体" w:hAnsi="Cambria Math" w:cs="Times New Roman"/>
            </w:rPr>
            <m:t>=</m:t>
          </m:r>
          <m:f>
            <m:fPr>
              <m:ctrlPr>
                <w:rPr>
                  <w:rFonts w:ascii="Cambria Math" w:eastAsia="楷体" w:hAnsi="Cambria Math" w:cs="Times New Roman"/>
                  <w:iCs/>
                </w:rPr>
              </m:ctrlPr>
            </m:fPr>
            <m:num>
              <m:sSub>
                <m:sSubPr>
                  <m:ctrlPr>
                    <w:rPr>
                      <w:rFonts w:ascii="Cambria Math" w:eastAsia="楷体" w:hAnsi="Cambria Math" w:cs="Times New Roman"/>
                      <w:i/>
                      <w:iCs/>
                    </w:rPr>
                  </m:ctrlPr>
                </m:sSubPr>
                <m:e>
                  <m:r>
                    <w:rPr>
                      <w:rFonts w:ascii="Cambria Math" w:eastAsia="楷体" w:hAnsi="Cambria Math" w:cs="Times New Roman"/>
                    </w:rPr>
                    <m:t>V</m:t>
                  </m:r>
                </m:e>
                <m:sub>
                  <m:r>
                    <w:rPr>
                      <w:rFonts w:ascii="Cambria Math" w:eastAsia="楷体" w:hAnsi="Cambria Math" w:cs="Times New Roman"/>
                    </w:rPr>
                    <m:t>o</m:t>
                  </m:r>
                </m:sub>
              </m:sSub>
              <m:ctrlPr>
                <w:rPr>
                  <w:rFonts w:ascii="Cambria Math" w:eastAsia="楷体" w:hAnsi="Cambria Math" w:cs="Times New Roman"/>
                  <w:i/>
                  <w:iCs/>
                </w:rPr>
              </m:ctrlPr>
            </m:num>
            <m:den>
              <m:r>
                <w:rPr>
                  <w:rFonts w:ascii="Cambria Math" w:eastAsia="楷体" w:hAnsi="Cambria Math" w:cs="Times New Roman"/>
                </w:rPr>
                <m:t>R</m:t>
              </m:r>
              <m:ctrlPr>
                <w:rPr>
                  <w:rFonts w:ascii="Cambria Math" w:eastAsia="楷体" w:hAnsi="Cambria Math" w:cs="Times New Roman"/>
                  <w:i/>
                  <w:iCs/>
                </w:rPr>
              </m:ctrlPr>
            </m:den>
          </m:f>
        </m:oMath>
      </m:oMathPara>
    </w:p>
    <w:p w14:paraId="206B41CE" w14:textId="031CE3C4" w:rsidR="004F4F88" w:rsidRPr="000F3704" w:rsidRDefault="00000000" w:rsidP="004C63F4">
      <w:pPr>
        <w:spacing w:line="360" w:lineRule="auto"/>
        <w:ind w:firstLineChars="200" w:firstLine="420"/>
        <w:jc w:val="left"/>
        <w:rPr>
          <w:rFonts w:ascii="Times New Roman" w:eastAsia="楷体" w:hAnsi="Times New Roman" w:cs="Times New Roman"/>
          <w:iCs/>
        </w:rPr>
      </w:pPr>
      <m:oMathPara>
        <m:oMath>
          <m:sSub>
            <m:sSubPr>
              <m:ctrlPr>
                <w:rPr>
                  <w:rFonts w:ascii="Cambria Math" w:eastAsia="楷体" w:hAnsi="Cambria Math" w:cs="Times New Roman"/>
                  <w:i/>
                  <w:iCs/>
                </w:rPr>
              </m:ctrlPr>
            </m:sSubPr>
            <m:e>
              <m:r>
                <w:rPr>
                  <w:rFonts w:ascii="Cambria Math" w:eastAsia="楷体" w:hAnsi="Cambria Math" w:cs="Times New Roman"/>
                </w:rPr>
                <m:t>I</m:t>
              </m:r>
            </m:e>
            <m:sub>
              <m:r>
                <w:rPr>
                  <w:rFonts w:ascii="Cambria Math" w:eastAsia="楷体" w:hAnsi="Cambria Math" w:cs="Times New Roman"/>
                </w:rPr>
                <m:t>g</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I</m:t>
              </m:r>
            </m:e>
            <m:sub>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1</m:t>
                  </m:r>
                </m:sub>
              </m:sSub>
            </m:sub>
          </m:sSub>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I</m:t>
              </m:r>
            </m:e>
            <m:sub>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2</m:t>
                  </m:r>
                </m:sub>
              </m:sSub>
            </m:sub>
          </m:sSub>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2</m:t>
              </m:r>
            </m:sub>
          </m:sSub>
        </m:oMath>
      </m:oMathPara>
    </w:p>
    <w:p w14:paraId="30DA92A0" w14:textId="73290A7A" w:rsidR="004C63F4" w:rsidRPr="004C63F4" w:rsidRDefault="004C63F4" w:rsidP="004C63F4">
      <w:pPr>
        <w:spacing w:line="360" w:lineRule="auto"/>
        <w:ind w:firstLineChars="200" w:firstLine="420"/>
        <w:jc w:val="left"/>
        <w:rPr>
          <w:rFonts w:ascii="Times New Roman" w:eastAsia="楷体" w:hAnsi="Times New Roman" w:cs="Times New Roman"/>
        </w:rPr>
      </w:pPr>
      <w:r w:rsidRPr="004C63F4">
        <w:rPr>
          <w:rFonts w:ascii="Times New Roman" w:eastAsia="楷体" w:hAnsi="Times New Roman" w:cs="Times New Roman" w:hint="eastAsia"/>
        </w:rPr>
        <w:t>忽略</w:t>
      </w:r>
      <w:r w:rsidR="0086469C">
        <w:rPr>
          <w:rFonts w:ascii="Times New Roman" w:eastAsia="楷体" w:hAnsi="Times New Roman" w:cs="Times New Roman" w:hint="eastAsia"/>
        </w:rPr>
        <w:t>式</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21</w:t>
      </w:r>
      <w:r w:rsidR="00C93B99" w:rsidRPr="00EF78D0">
        <w:rPr>
          <w:rFonts w:ascii="Times New Roman" w:eastAsia="楷体" w:hAnsi="Times New Roman" w:cs="Times New Roman"/>
          <w:iCs/>
          <w:sz w:val="24"/>
          <w:szCs w:val="28"/>
        </w:rPr>
        <w:t>)</w:t>
      </w:r>
      <w:r w:rsidR="00C93B99" w:rsidRPr="004C63F4">
        <w:rPr>
          <w:rFonts w:ascii="Times New Roman" w:eastAsia="楷体" w:hAnsi="Times New Roman" w:cs="Times New Roman" w:hint="eastAsia"/>
        </w:rPr>
        <w:t>、</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2</w:t>
      </w:r>
      <w:r w:rsidR="00C93B99" w:rsidRPr="00EF78D0">
        <w:rPr>
          <w:rFonts w:ascii="Times New Roman" w:eastAsia="楷体" w:hAnsi="Times New Roman" w:cs="Times New Roman"/>
          <w:iCs/>
          <w:sz w:val="24"/>
          <w:szCs w:val="28"/>
        </w:rPr>
        <w:t>)</w:t>
      </w:r>
      <w:r w:rsidR="00C93B99" w:rsidRPr="004C63F4">
        <w:rPr>
          <w:rFonts w:ascii="Times New Roman" w:eastAsia="楷体" w:hAnsi="Times New Roman" w:cs="Times New Roman" w:hint="eastAsia"/>
        </w:rPr>
        <w:t>和</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3</w:t>
      </w:r>
      <w:r w:rsidR="00C93B99" w:rsidRPr="00EF78D0">
        <w:rPr>
          <w:rFonts w:ascii="Times New Roman" w:eastAsia="楷体" w:hAnsi="Times New Roman" w:cs="Times New Roman"/>
          <w:iCs/>
          <w:sz w:val="24"/>
          <w:szCs w:val="28"/>
        </w:rPr>
        <w:t>)</w:t>
      </w:r>
      <w:r w:rsidR="00091C4A">
        <w:rPr>
          <w:rFonts w:ascii="Times New Roman" w:eastAsia="楷体" w:hAnsi="Times New Roman" w:cs="Times New Roman" w:hint="eastAsia"/>
        </w:rPr>
        <w:t>展开式中的</w:t>
      </w:r>
      <w:r w:rsidRPr="004C63F4">
        <w:rPr>
          <w:rFonts w:ascii="Times New Roman" w:eastAsia="楷体" w:hAnsi="Times New Roman" w:cs="Times New Roman" w:hint="eastAsia"/>
        </w:rPr>
        <w:t>非线性项，得到交错</w:t>
      </w:r>
      <w:r w:rsidRPr="004C63F4">
        <w:rPr>
          <w:rFonts w:ascii="Times New Roman" w:eastAsia="楷体" w:hAnsi="Times New Roman" w:cs="Times New Roman" w:hint="eastAsia"/>
        </w:rPr>
        <w:t>Buck</w:t>
      </w:r>
      <w:r w:rsidRPr="004C63F4">
        <w:rPr>
          <w:rFonts w:ascii="Times New Roman" w:eastAsia="楷体" w:hAnsi="Times New Roman" w:cs="Times New Roman" w:hint="eastAsia"/>
        </w:rPr>
        <w:t>模块的小信号近模型：</w:t>
      </w:r>
    </w:p>
    <w:p w14:paraId="4C37C0D1" w14:textId="122A3626" w:rsidR="004C63F4" w:rsidRPr="009142F6" w:rsidRDefault="009142F6" w:rsidP="00C93B99">
      <w:pPr>
        <w:spacing w:line="360" w:lineRule="auto"/>
        <w:ind w:firstLineChars="200" w:firstLine="480"/>
        <w:jc w:val="right"/>
        <w:rPr>
          <w:rFonts w:ascii="Times New Roman" w:eastAsia="楷体" w:hAnsi="Times New Roman"/>
          <w:iCs/>
        </w:rPr>
      </w:pPr>
      <m:oMath>
        <m:r>
          <w:rPr>
            <w:rFonts w:ascii="Cambria Math" w:eastAsia="楷体" w:hAnsi="Cambria Math"/>
            <w:sz w:val="24"/>
            <w:szCs w:val="24"/>
          </w:rPr>
          <m:t>L</m:t>
        </m:r>
        <m:f>
          <m:fPr>
            <m:ctrlPr>
              <w:rPr>
                <w:rFonts w:ascii="Cambria Math" w:eastAsia="楷体" w:hAnsi="Cambria Math"/>
                <w:iCs/>
                <w:sz w:val="24"/>
                <w:szCs w:val="24"/>
              </w:rPr>
            </m:ctrlPr>
          </m:fPr>
          <m:num>
            <m:r>
              <w:rPr>
                <w:rFonts w:ascii="Cambria Math" w:eastAsia="楷体" w:hAnsi="Cambria Math"/>
                <w:sz w:val="24"/>
                <w:szCs w:val="24"/>
              </w:rPr>
              <m:t>d</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i</m:t>
                    </m:r>
                  </m:e>
                </m:acc>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r>
              <w:rPr>
                <w:rFonts w:ascii="Cambria Math" w:eastAsia="楷体" w:hAnsi="Cambria Math"/>
                <w:sz w:val="24"/>
                <w:szCs w:val="24"/>
              </w:rPr>
              <m:t>(t)</m:t>
            </m:r>
            <m:ctrlPr>
              <w:rPr>
                <w:rFonts w:ascii="Cambria Math" w:eastAsia="楷体" w:hAnsi="Cambria Math"/>
                <w:i/>
                <w:iCs/>
                <w:sz w:val="24"/>
                <w:szCs w:val="24"/>
              </w:rPr>
            </m:ctrlPr>
          </m:num>
          <m:den>
            <m:r>
              <w:rPr>
                <w:rFonts w:ascii="Cambria Math" w:eastAsia="楷体" w:hAnsi="Cambria Math"/>
                <w:sz w:val="24"/>
                <w:szCs w:val="24"/>
              </w:rPr>
              <m:t>dt</m:t>
            </m:r>
            <m:ctrlPr>
              <w:rPr>
                <w:rFonts w:ascii="Cambria Math" w:eastAsia="楷体" w:hAnsi="Cambria Math"/>
                <w:i/>
                <w:iCs/>
                <w:sz w:val="24"/>
                <w:szCs w:val="24"/>
              </w:rPr>
            </m:ctrlPr>
          </m:den>
        </m:f>
        <m:r>
          <w:rPr>
            <w:rFonts w:ascii="Cambria Math" w:eastAsia="楷体" w:hAnsi="Cambria Math"/>
            <w:sz w:val="24"/>
            <w:szCs w:val="24"/>
          </w:rPr>
          <m:t>=</m:t>
        </m:r>
        <m:sSub>
          <m:sSubPr>
            <m:ctrlPr>
              <w:rPr>
                <w:rFonts w:ascii="Cambria Math" w:eastAsia="楷体" w:hAnsi="Cambria Math"/>
                <w:i/>
                <w:iCs/>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d</m:t>
                </m:r>
              </m:e>
            </m:acc>
          </m:e>
          <m:sub>
            <m:r>
              <w:rPr>
                <w:rFonts w:ascii="Cambria Math" w:eastAsia="楷体" w:hAnsi="Cambria Math"/>
                <w:sz w:val="24"/>
                <w:szCs w:val="24"/>
              </w:rPr>
              <m:t>1</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1</m:t>
            </m:r>
          </m:sub>
        </m:sSub>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v</m:t>
                </m:r>
              </m:e>
            </m:acc>
          </m:e>
          <m:sub>
            <m:r>
              <w:rPr>
                <w:rFonts w:ascii="Cambria Math" w:eastAsia="楷体" w:hAnsi="Cambria Math"/>
                <w:sz w:val="24"/>
                <w:szCs w:val="24"/>
              </w:rPr>
              <m:t>i</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v</m:t>
                </m:r>
              </m:e>
            </m:acc>
          </m:e>
          <m:sub>
            <m:r>
              <w:rPr>
                <w:rFonts w:ascii="Cambria Math" w:eastAsia="楷体" w:hAnsi="Cambria Math"/>
                <w:sz w:val="24"/>
                <w:szCs w:val="24"/>
              </w:rPr>
              <m:t>o</m:t>
            </m:r>
          </m:sub>
        </m:sSub>
        <m:d>
          <m:dPr>
            <m:ctrlPr>
              <w:rPr>
                <w:rFonts w:ascii="Cambria Math" w:eastAsia="楷体" w:hAnsi="Cambria Math"/>
                <w:i/>
                <w:iCs/>
                <w:sz w:val="24"/>
                <w:szCs w:val="24"/>
              </w:rPr>
            </m:ctrlPr>
          </m:dPr>
          <m:e>
            <m:r>
              <w:rPr>
                <w:rFonts w:ascii="Cambria Math" w:eastAsia="楷体" w:hAnsi="Cambria Math"/>
                <w:sz w:val="24"/>
                <w:szCs w:val="24"/>
              </w:rPr>
              <m:t>t</m:t>
            </m:r>
          </m:e>
        </m:d>
      </m:oMath>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4</w:t>
      </w:r>
      <w:r w:rsidR="00C93B99" w:rsidRPr="00EF78D0">
        <w:rPr>
          <w:rFonts w:ascii="Times New Roman" w:eastAsia="楷体" w:hAnsi="Times New Roman" w:cs="Times New Roman"/>
          <w:iCs/>
          <w:sz w:val="24"/>
          <w:szCs w:val="28"/>
        </w:rPr>
        <w:t>)</w:t>
      </w:r>
    </w:p>
    <w:p w14:paraId="4E7EEEC0" w14:textId="484AFF43" w:rsidR="009142F6" w:rsidRPr="004C63F4" w:rsidRDefault="009142F6" w:rsidP="00C93B99">
      <w:pPr>
        <w:spacing w:line="360" w:lineRule="auto"/>
        <w:ind w:firstLineChars="200" w:firstLine="480"/>
        <w:jc w:val="right"/>
        <w:rPr>
          <w:rFonts w:ascii="Times New Roman" w:eastAsia="楷体" w:hAnsi="Times New Roman"/>
          <w:iCs/>
        </w:rPr>
      </w:pPr>
      <m:oMath>
        <m:r>
          <w:rPr>
            <w:rFonts w:ascii="Cambria Math" w:eastAsia="楷体" w:hAnsi="Cambria Math"/>
            <w:sz w:val="24"/>
            <w:szCs w:val="24"/>
          </w:rPr>
          <m:t>L</m:t>
        </m:r>
        <m:f>
          <m:fPr>
            <m:ctrlPr>
              <w:rPr>
                <w:rFonts w:ascii="Cambria Math" w:eastAsia="楷体" w:hAnsi="Cambria Math"/>
                <w:iCs/>
                <w:sz w:val="24"/>
                <w:szCs w:val="24"/>
              </w:rPr>
            </m:ctrlPr>
          </m:fPr>
          <m:num>
            <m:r>
              <w:rPr>
                <w:rFonts w:ascii="Cambria Math" w:eastAsia="楷体" w:hAnsi="Cambria Math"/>
                <w:sz w:val="24"/>
                <w:szCs w:val="24"/>
              </w:rPr>
              <m:t>d</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i</m:t>
                    </m:r>
                  </m:e>
                </m:acc>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r>
              <w:rPr>
                <w:rFonts w:ascii="Cambria Math" w:eastAsia="楷体" w:hAnsi="Cambria Math"/>
                <w:sz w:val="24"/>
                <w:szCs w:val="24"/>
              </w:rPr>
              <m:t>(t)</m:t>
            </m:r>
            <m:ctrlPr>
              <w:rPr>
                <w:rFonts w:ascii="Cambria Math" w:eastAsia="楷体" w:hAnsi="Cambria Math"/>
                <w:i/>
                <w:iCs/>
                <w:sz w:val="24"/>
                <w:szCs w:val="24"/>
              </w:rPr>
            </m:ctrlPr>
          </m:num>
          <m:den>
            <m:r>
              <w:rPr>
                <w:rFonts w:ascii="Cambria Math" w:eastAsia="楷体" w:hAnsi="Cambria Math"/>
                <w:sz w:val="24"/>
                <w:szCs w:val="24"/>
              </w:rPr>
              <m:t>dt</m:t>
            </m:r>
            <m:ctrlPr>
              <w:rPr>
                <w:rFonts w:ascii="Cambria Math" w:eastAsia="楷体" w:hAnsi="Cambria Math"/>
                <w:i/>
                <w:iCs/>
                <w:sz w:val="24"/>
                <w:szCs w:val="24"/>
              </w:rPr>
            </m:ctrlPr>
          </m:den>
        </m:f>
        <m:r>
          <w:rPr>
            <w:rFonts w:ascii="Cambria Math" w:eastAsia="楷体" w:hAnsi="Cambria Math"/>
            <w:sz w:val="24"/>
            <w:szCs w:val="24"/>
          </w:rPr>
          <m:t>=</m:t>
        </m:r>
        <m:sSub>
          <m:sSubPr>
            <m:ctrlPr>
              <w:rPr>
                <w:rFonts w:ascii="Cambria Math" w:eastAsia="楷体" w:hAnsi="Cambria Math"/>
                <w:i/>
                <w:iCs/>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d</m:t>
                </m:r>
              </m:e>
            </m:acc>
          </m:e>
          <m:sub>
            <m:r>
              <w:rPr>
                <w:rFonts w:ascii="Cambria Math" w:eastAsia="楷体" w:hAnsi="Cambria Math"/>
                <w:sz w:val="24"/>
                <w:szCs w:val="24"/>
              </w:rPr>
              <m:t>2</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2</m:t>
            </m:r>
          </m:sub>
        </m:sSub>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v</m:t>
                </m:r>
              </m:e>
            </m:acc>
          </m:e>
          <m:sub>
            <m:r>
              <w:rPr>
                <w:rFonts w:ascii="Cambria Math" w:eastAsia="楷体" w:hAnsi="Cambria Math"/>
                <w:sz w:val="24"/>
                <w:szCs w:val="24"/>
              </w:rPr>
              <m:t>i</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v</m:t>
                </m:r>
              </m:e>
            </m:acc>
          </m:e>
          <m:sub>
            <m:r>
              <w:rPr>
                <w:rFonts w:ascii="Cambria Math" w:eastAsia="楷体" w:hAnsi="Cambria Math"/>
                <w:sz w:val="24"/>
                <w:szCs w:val="24"/>
              </w:rPr>
              <m:t>o</m:t>
            </m:r>
          </m:sub>
        </m:sSub>
        <m:d>
          <m:dPr>
            <m:ctrlPr>
              <w:rPr>
                <w:rFonts w:ascii="Cambria Math" w:eastAsia="楷体" w:hAnsi="Cambria Math"/>
                <w:i/>
                <w:iCs/>
                <w:sz w:val="24"/>
                <w:szCs w:val="24"/>
              </w:rPr>
            </m:ctrlPr>
          </m:dPr>
          <m:e>
            <m:r>
              <w:rPr>
                <w:rFonts w:ascii="Cambria Math" w:eastAsia="楷体" w:hAnsi="Cambria Math"/>
                <w:sz w:val="24"/>
                <w:szCs w:val="24"/>
              </w:rPr>
              <m:t>t</m:t>
            </m:r>
          </m:e>
        </m:d>
      </m:oMath>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5</w:t>
      </w:r>
      <w:r w:rsidR="00C93B99" w:rsidRPr="00EF78D0">
        <w:rPr>
          <w:rFonts w:ascii="Times New Roman" w:eastAsia="楷体" w:hAnsi="Times New Roman" w:cs="Times New Roman"/>
          <w:iCs/>
          <w:sz w:val="24"/>
          <w:szCs w:val="28"/>
        </w:rPr>
        <w:t>)</w:t>
      </w:r>
    </w:p>
    <w:p w14:paraId="11ECF0B7" w14:textId="57F4172F" w:rsidR="004C63F4" w:rsidRPr="004C63F4" w:rsidRDefault="000A550C" w:rsidP="00C93B99">
      <w:pPr>
        <w:spacing w:line="360" w:lineRule="auto"/>
        <w:ind w:firstLineChars="200" w:firstLine="480"/>
        <w:jc w:val="right"/>
        <w:rPr>
          <w:rFonts w:ascii="Times New Roman" w:eastAsia="楷体" w:hAnsi="Times New Roman"/>
          <w:iCs/>
        </w:rPr>
      </w:pPr>
      <m:oMath>
        <m:r>
          <w:rPr>
            <w:rFonts w:ascii="Cambria Math" w:eastAsia="楷体" w:hAnsi="Cambria Math"/>
            <w:sz w:val="24"/>
            <w:szCs w:val="24"/>
          </w:rPr>
          <m:t>C</m:t>
        </m:r>
        <m:f>
          <m:fPr>
            <m:ctrlPr>
              <w:rPr>
                <w:rFonts w:ascii="Cambria Math" w:eastAsia="楷体" w:hAnsi="Cambria Math"/>
                <w:iCs/>
                <w:sz w:val="24"/>
                <w:szCs w:val="24"/>
              </w:rPr>
            </m:ctrlPr>
          </m:fPr>
          <m:num>
            <m:r>
              <w:rPr>
                <w:rFonts w:ascii="Cambria Math" w:eastAsia="楷体" w:hAnsi="Cambria Math"/>
                <w:sz w:val="24"/>
                <w:szCs w:val="24"/>
              </w:rPr>
              <m:t>d</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v</m:t>
                    </m:r>
                  </m:e>
                </m:acc>
              </m:e>
              <m:sub>
                <m:r>
                  <w:rPr>
                    <w:rFonts w:ascii="Cambria Math" w:eastAsia="楷体" w:hAnsi="Cambria Math"/>
                    <w:sz w:val="24"/>
                    <w:szCs w:val="24"/>
                  </w:rPr>
                  <m:t>C</m:t>
                </m:r>
                <m:d>
                  <m:dPr>
                    <m:ctrlPr>
                      <w:rPr>
                        <w:rFonts w:ascii="Cambria Math" w:eastAsia="楷体" w:hAnsi="Cambria Math"/>
                        <w:i/>
                        <w:iCs/>
                        <w:sz w:val="24"/>
                        <w:szCs w:val="24"/>
                      </w:rPr>
                    </m:ctrlPr>
                  </m:dPr>
                  <m:e>
                    <m:r>
                      <w:rPr>
                        <w:rFonts w:ascii="Cambria Math" w:eastAsia="楷体" w:hAnsi="Cambria Math"/>
                        <w:sz w:val="24"/>
                        <w:szCs w:val="24"/>
                      </w:rPr>
                      <m:t>t</m:t>
                    </m:r>
                  </m:e>
                </m:d>
              </m:sub>
            </m:sSub>
            <m:ctrlPr>
              <w:rPr>
                <w:rFonts w:ascii="Cambria Math" w:eastAsia="楷体" w:hAnsi="Cambria Math"/>
                <w:i/>
                <w:iCs/>
                <w:sz w:val="24"/>
                <w:szCs w:val="24"/>
              </w:rPr>
            </m:ctrlPr>
          </m:num>
          <m:den>
            <m:r>
              <w:rPr>
                <w:rFonts w:ascii="Cambria Math" w:eastAsia="楷体" w:hAnsi="Cambria Math"/>
                <w:sz w:val="24"/>
                <w:szCs w:val="24"/>
              </w:rPr>
              <m:t>dt</m:t>
            </m:r>
            <m:ctrlPr>
              <w:rPr>
                <w:rFonts w:ascii="Cambria Math" w:eastAsia="楷体" w:hAnsi="Cambria Math"/>
                <w:i/>
                <w:iCs/>
                <w:sz w:val="24"/>
                <w:szCs w:val="24"/>
              </w:rPr>
            </m:ctrlPr>
          </m:den>
        </m:f>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i</m:t>
                </m:r>
              </m:e>
            </m:acc>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i</m:t>
                </m:r>
              </m:e>
            </m:acc>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d>
          <m:dPr>
            <m:ctrlPr>
              <w:rPr>
                <w:rFonts w:ascii="Cambria Math" w:eastAsia="楷体" w:hAnsi="Cambria Math"/>
                <w:i/>
                <w:sz w:val="24"/>
                <w:szCs w:val="24"/>
              </w:rPr>
            </m:ctrlPr>
          </m:dPr>
          <m:e>
            <m:r>
              <w:rPr>
                <w:rFonts w:ascii="Cambria Math" w:eastAsia="楷体" w:hAnsi="Cambria Math"/>
                <w:sz w:val="24"/>
                <w:szCs w:val="24"/>
              </w:rPr>
              <m:t>t</m:t>
            </m:r>
          </m:e>
        </m:d>
        <m:r>
          <w:rPr>
            <w:rFonts w:ascii="Cambria Math" w:eastAsia="楷体" w:hAnsi="Cambria Math"/>
            <w:sz w:val="24"/>
            <w:szCs w:val="24"/>
          </w:rPr>
          <m:t>-</m:t>
        </m:r>
        <m:f>
          <m:fPr>
            <m:ctrlPr>
              <w:rPr>
                <w:rFonts w:ascii="Cambria Math" w:eastAsia="楷体" w:hAnsi="Cambria Math"/>
                <w:iCs/>
                <w:sz w:val="24"/>
                <w:szCs w:val="24"/>
              </w:rPr>
            </m:ctrlPr>
          </m:fPr>
          <m:num>
            <m:sSub>
              <m:sSubPr>
                <m:ctrlPr>
                  <w:rPr>
                    <w:rFonts w:ascii="Cambria Math" w:eastAsia="楷体" w:hAnsi="Cambria Math"/>
                    <w:i/>
                    <w:iCs/>
                    <w:sz w:val="24"/>
                    <w:szCs w:val="24"/>
                  </w:rPr>
                </m:ctrlPr>
              </m:sSubPr>
              <m:e>
                <m:acc>
                  <m:accPr>
                    <m:ctrlPr>
                      <w:rPr>
                        <w:rFonts w:ascii="Cambria Math" w:eastAsia="楷体" w:hAnsi="Cambria Math"/>
                        <w:sz w:val="24"/>
                        <w:szCs w:val="24"/>
                      </w:rPr>
                    </m:ctrlPr>
                  </m:accPr>
                  <m:e>
                    <m:r>
                      <w:rPr>
                        <w:rFonts w:ascii="Cambria Math" w:eastAsia="楷体" w:hAnsi="Cambria Math"/>
                        <w:sz w:val="24"/>
                        <w:szCs w:val="24"/>
                      </w:rPr>
                      <m:t>v</m:t>
                    </m:r>
                  </m:e>
                </m:acc>
              </m:e>
              <m:sub>
                <m:r>
                  <w:rPr>
                    <w:rFonts w:ascii="Cambria Math" w:eastAsia="楷体" w:hAnsi="Cambria Math"/>
                    <w:sz w:val="24"/>
                    <w:szCs w:val="24"/>
                  </w:rPr>
                  <m:t>o</m:t>
                </m:r>
              </m:sub>
            </m:sSub>
            <m:d>
              <m:dPr>
                <m:ctrlPr>
                  <w:rPr>
                    <w:rFonts w:ascii="Cambria Math" w:eastAsia="楷体" w:hAnsi="Cambria Math"/>
                    <w:i/>
                    <w:iCs/>
                    <w:sz w:val="24"/>
                    <w:szCs w:val="24"/>
                  </w:rPr>
                </m:ctrlPr>
              </m:dPr>
              <m:e>
                <m:r>
                  <w:rPr>
                    <w:rFonts w:ascii="Cambria Math" w:eastAsia="楷体" w:hAnsi="Cambria Math"/>
                    <w:sz w:val="24"/>
                    <w:szCs w:val="24"/>
                  </w:rPr>
                  <m:t>t</m:t>
                </m:r>
              </m:e>
            </m:d>
            <m:ctrlPr>
              <w:rPr>
                <w:rFonts w:ascii="Cambria Math" w:eastAsia="楷体" w:hAnsi="Cambria Math"/>
                <w:i/>
                <w:iCs/>
                <w:sz w:val="24"/>
                <w:szCs w:val="24"/>
              </w:rPr>
            </m:ctrlPr>
          </m:num>
          <m:den>
            <m:r>
              <w:rPr>
                <w:rFonts w:ascii="Cambria Math" w:eastAsia="楷体" w:hAnsi="Cambria Math"/>
                <w:sz w:val="24"/>
                <w:szCs w:val="24"/>
              </w:rPr>
              <m:t>R</m:t>
            </m:r>
            <m:ctrlPr>
              <w:rPr>
                <w:rFonts w:ascii="Cambria Math" w:eastAsia="楷体" w:hAnsi="Cambria Math"/>
                <w:i/>
                <w:iCs/>
                <w:sz w:val="24"/>
                <w:szCs w:val="24"/>
              </w:rPr>
            </m:ctrlPr>
          </m:den>
        </m:f>
      </m:oMath>
      <w:r w:rsidR="00C93B99" w:rsidRPr="00C93B99">
        <w:rPr>
          <w:rFonts w:ascii="Times New Roman" w:eastAsia="楷体" w:hAnsi="Times New Roman" w:cs="Times New Roman"/>
          <w:iCs/>
          <w:sz w:val="24"/>
          <w:szCs w:val="24"/>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Pr>
          <w:rFonts w:ascii="Times New Roman" w:eastAsia="楷体" w:hAnsi="Times New Roman" w:cs="Times New Roman"/>
          <w:iCs/>
        </w:rPr>
        <w:tab/>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6</w:t>
      </w:r>
      <w:r w:rsidR="00C93B99" w:rsidRPr="00EF78D0">
        <w:rPr>
          <w:rFonts w:ascii="Times New Roman" w:eastAsia="楷体" w:hAnsi="Times New Roman" w:cs="Times New Roman"/>
          <w:iCs/>
          <w:sz w:val="24"/>
          <w:szCs w:val="28"/>
        </w:rPr>
        <w:t>)</w:t>
      </w:r>
    </w:p>
    <w:p w14:paraId="7A2E67A4" w14:textId="11EF569E" w:rsidR="00C93B99" w:rsidRPr="00C93B99" w:rsidRDefault="00000000" w:rsidP="00C93B99">
      <w:pPr>
        <w:spacing w:line="360" w:lineRule="auto"/>
        <w:ind w:firstLineChars="200" w:firstLine="480"/>
        <w:jc w:val="right"/>
        <w:rPr>
          <w:rFonts w:ascii="Times New Roman" w:eastAsia="楷体" w:hAnsi="Times New Roman"/>
          <w:iCs/>
        </w:rPr>
      </w:pPr>
      <m:oMath>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i</m:t>
                </m:r>
              </m:e>
            </m:acc>
          </m:e>
          <m:sub>
            <m:r>
              <w:rPr>
                <w:rFonts w:ascii="Cambria Math" w:eastAsia="楷体" w:hAnsi="Cambria Math"/>
                <w:sz w:val="24"/>
                <w:szCs w:val="24"/>
              </w:rPr>
              <m:t>g</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d>
          <m:dPr>
            <m:ctrlPr>
              <w:rPr>
                <w:rFonts w:ascii="Cambria Math" w:eastAsia="楷体" w:hAnsi="Cambria Math"/>
                <w:i/>
                <w:iCs/>
                <w:sz w:val="24"/>
                <w:szCs w:val="24"/>
              </w:rPr>
            </m:ctrlPr>
          </m:dPr>
          <m:e>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1</m:t>
                    </m:r>
                  </m:sub>
                </m:sSub>
              </m:sub>
            </m:sSub>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d</m:t>
                    </m:r>
                  </m:e>
                </m:acc>
              </m:e>
              <m:sub>
                <m:r>
                  <w:rPr>
                    <w:rFonts w:ascii="Cambria Math" w:eastAsia="楷体" w:hAnsi="Cambria Math"/>
                    <w:sz w:val="24"/>
                    <w:szCs w:val="24"/>
                  </w:rPr>
                  <m:t>1</m:t>
                </m:r>
              </m:sub>
            </m:sSub>
            <m:d>
              <m:dPr>
                <m:ctrlPr>
                  <w:rPr>
                    <w:rFonts w:ascii="Cambria Math" w:eastAsia="楷体" w:hAnsi="Cambria Math"/>
                    <w:i/>
                    <w:iCs/>
                    <w:sz w:val="24"/>
                    <w:szCs w:val="24"/>
                  </w:rPr>
                </m:ctrlPr>
              </m:dPr>
              <m:e>
                <m:r>
                  <w:rPr>
                    <w:rFonts w:ascii="Cambria Math" w:eastAsia="楷体" w:hAnsi="Cambria Math"/>
                    <w:sz w:val="24"/>
                    <w:szCs w:val="24"/>
                  </w:rPr>
                  <m:t>t</m:t>
                </m:r>
              </m:e>
            </m:d>
            <m:r>
              <w:rPr>
                <w:rFonts w:ascii="Cambria Math" w:eastAsia="楷体" w:hAnsi="Cambria Math"/>
                <w:sz w:val="24"/>
                <w:szCs w:val="24"/>
              </w:rPr>
              <m:t>+</m:t>
            </m:r>
            <m:sSub>
              <m:sSubPr>
                <m:ctrlPr>
                  <w:rPr>
                    <w:rFonts w:ascii="Cambria Math" w:eastAsia="楷体" w:hAnsi="Cambria Math"/>
                    <w:i/>
                    <w:iCs/>
                    <w:sz w:val="24"/>
                    <w:szCs w:val="24"/>
                  </w:rPr>
                </m:ctrlPr>
              </m:sSubPr>
              <m:e>
                <m:r>
                  <w:rPr>
                    <w:rFonts w:ascii="Cambria Math" w:eastAsia="楷体" w:hAnsi="Cambria Math"/>
                    <w:sz w:val="24"/>
                    <w:szCs w:val="24"/>
                  </w:rPr>
                  <m:t>I</m:t>
                </m:r>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d</m:t>
                    </m:r>
                  </m:e>
                </m:acc>
              </m:e>
              <m:sub>
                <m:r>
                  <w:rPr>
                    <w:rFonts w:ascii="Cambria Math" w:eastAsia="楷体" w:hAnsi="Cambria Math"/>
                    <w:sz w:val="24"/>
                    <w:szCs w:val="24"/>
                  </w:rPr>
                  <m:t>2</m:t>
                </m:r>
              </m:sub>
            </m:sSub>
            <m:d>
              <m:dPr>
                <m:ctrlPr>
                  <w:rPr>
                    <w:rFonts w:ascii="Cambria Math" w:eastAsia="楷体" w:hAnsi="Cambria Math"/>
                    <w:i/>
                    <w:iCs/>
                    <w:sz w:val="24"/>
                    <w:szCs w:val="24"/>
                  </w:rPr>
                </m:ctrlPr>
              </m:dPr>
              <m:e>
                <m:r>
                  <w:rPr>
                    <w:rFonts w:ascii="Cambria Math" w:eastAsia="楷体" w:hAnsi="Cambria Math"/>
                    <w:sz w:val="24"/>
                    <w:szCs w:val="24"/>
                  </w:rPr>
                  <m:t>t</m:t>
                </m:r>
              </m:e>
            </m:d>
          </m:e>
        </m:d>
        <m:r>
          <w:rPr>
            <w:rFonts w:ascii="Cambria Math" w:eastAsia="楷体" w:hAnsi="Cambria Math"/>
            <w:sz w:val="24"/>
            <w:szCs w:val="24"/>
          </w:rPr>
          <m:t>+</m:t>
        </m:r>
        <m:d>
          <m:dPr>
            <m:ctrlPr>
              <w:rPr>
                <w:rFonts w:ascii="Cambria Math" w:eastAsia="楷体" w:hAnsi="Cambria Math"/>
                <w:i/>
                <w:iCs/>
                <w:sz w:val="24"/>
                <w:szCs w:val="24"/>
              </w:rPr>
            </m:ctrlPr>
          </m:dPr>
          <m:e>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i</m:t>
                    </m:r>
                  </m:e>
                </m:acc>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hint="eastAsia"/>
                        <w:sz w:val="24"/>
                        <w:szCs w:val="24"/>
                      </w:rPr>
                      <m:t>1</m:t>
                    </m:r>
                  </m:sub>
                </m:sSub>
              </m:sub>
            </m:sSub>
            <m:d>
              <m:dPr>
                <m:ctrlPr>
                  <w:rPr>
                    <w:rFonts w:ascii="Cambria Math" w:eastAsia="楷体" w:hAnsi="Cambria Math"/>
                    <w:i/>
                    <w:iCs/>
                    <w:sz w:val="24"/>
                    <w:szCs w:val="24"/>
                  </w:rPr>
                </m:ctrlPr>
              </m:dPr>
              <m:e>
                <m:r>
                  <w:rPr>
                    <w:rFonts w:ascii="Cambria Math" w:eastAsia="楷体" w:hAnsi="Cambria Math"/>
                    <w:sz w:val="24"/>
                    <w:szCs w:val="24"/>
                  </w:rPr>
                  <m:t>t</m:t>
                </m:r>
              </m:e>
            </m:d>
            <m:sSub>
              <m:sSubPr>
                <m:ctrlPr>
                  <w:rPr>
                    <w:rFonts w:ascii="Cambria Math" w:eastAsia="楷体" w:hAnsi="Cambria Math"/>
                    <w:i/>
                    <w:sz w:val="24"/>
                    <w:szCs w:val="24"/>
                  </w:rPr>
                </m:ctrlPr>
              </m:sSubPr>
              <m:e>
                <m:r>
                  <w:rPr>
                    <w:rFonts w:ascii="Cambria Math" w:eastAsia="楷体" w:hAnsi="Cambria Math"/>
                    <w:sz w:val="24"/>
                    <w:szCs w:val="24"/>
                  </w:rPr>
                  <m:t>D</m:t>
                </m:r>
              </m:e>
              <m:sub>
                <m:r>
                  <w:rPr>
                    <w:rFonts w:ascii="Cambria Math" w:eastAsia="楷体" w:hAnsi="Cambria Math"/>
                    <w:sz w:val="24"/>
                    <w:szCs w:val="24"/>
                  </w:rPr>
                  <m:t>1</m:t>
                </m:r>
              </m:sub>
            </m:sSub>
            <m:r>
              <w:rPr>
                <w:rFonts w:ascii="Cambria Math" w:eastAsia="楷体" w:hAnsi="Cambria Math"/>
                <w:sz w:val="24"/>
                <w:szCs w:val="24"/>
              </w:rPr>
              <m:t>+</m:t>
            </m:r>
            <m:sSub>
              <m:sSubPr>
                <m:ctrlPr>
                  <w:rPr>
                    <w:rFonts w:ascii="Cambria Math" w:eastAsia="楷体" w:hAnsi="Cambria Math"/>
                    <w:i/>
                    <w:iCs/>
                    <w:sz w:val="24"/>
                    <w:szCs w:val="24"/>
                  </w:rPr>
                </m:ctrlPr>
              </m:sSubPr>
              <m:e>
                <m:acc>
                  <m:accPr>
                    <m:ctrlPr>
                      <w:rPr>
                        <w:rFonts w:ascii="Cambria Math" w:eastAsia="楷体" w:hAnsi="Cambria Math"/>
                        <w:iCs/>
                        <w:sz w:val="24"/>
                        <w:szCs w:val="24"/>
                      </w:rPr>
                    </m:ctrlPr>
                  </m:accPr>
                  <m:e>
                    <m:r>
                      <w:rPr>
                        <w:rFonts w:ascii="Cambria Math" w:eastAsia="楷体" w:hAnsi="Cambria Math"/>
                        <w:sz w:val="24"/>
                        <w:szCs w:val="24"/>
                      </w:rPr>
                      <m:t>i</m:t>
                    </m:r>
                  </m:e>
                </m:acc>
              </m:e>
              <m:sub>
                <m:sSub>
                  <m:sSubPr>
                    <m:ctrlPr>
                      <w:rPr>
                        <w:rFonts w:ascii="Cambria Math" w:eastAsia="楷体" w:hAnsi="Cambria Math"/>
                        <w:i/>
                        <w:iCs/>
                        <w:sz w:val="24"/>
                        <w:szCs w:val="24"/>
                      </w:rPr>
                    </m:ctrlPr>
                  </m:sSubPr>
                  <m:e>
                    <m:r>
                      <w:rPr>
                        <w:rFonts w:ascii="Cambria Math" w:eastAsia="楷体" w:hAnsi="Cambria Math"/>
                        <w:sz w:val="24"/>
                        <w:szCs w:val="24"/>
                      </w:rPr>
                      <m:t>L</m:t>
                    </m:r>
                  </m:e>
                  <m:sub>
                    <m:r>
                      <w:rPr>
                        <w:rFonts w:ascii="Cambria Math" w:eastAsia="楷体" w:hAnsi="Cambria Math"/>
                        <w:sz w:val="24"/>
                        <w:szCs w:val="24"/>
                      </w:rPr>
                      <m:t>2</m:t>
                    </m:r>
                  </m:sub>
                </m:sSub>
              </m:sub>
            </m:sSub>
            <m:d>
              <m:dPr>
                <m:ctrlPr>
                  <w:rPr>
                    <w:rFonts w:ascii="Cambria Math" w:eastAsia="楷体" w:hAnsi="Cambria Math"/>
                    <w:i/>
                    <w:iCs/>
                    <w:sz w:val="24"/>
                    <w:szCs w:val="24"/>
                  </w:rPr>
                </m:ctrlPr>
              </m:dPr>
              <m:e>
                <m:r>
                  <w:rPr>
                    <w:rFonts w:ascii="Cambria Math" w:eastAsia="楷体" w:hAnsi="Cambria Math"/>
                    <w:sz w:val="24"/>
                    <w:szCs w:val="24"/>
                  </w:rPr>
                  <m:t>t</m:t>
                </m:r>
              </m:e>
            </m:d>
            <m:sSub>
              <m:sSubPr>
                <m:ctrlPr>
                  <w:rPr>
                    <w:rFonts w:ascii="Cambria Math" w:eastAsia="楷体" w:hAnsi="Cambria Math"/>
                    <w:i/>
                    <w:iCs/>
                    <w:sz w:val="24"/>
                    <w:szCs w:val="24"/>
                  </w:rPr>
                </m:ctrlPr>
              </m:sSubPr>
              <m:e>
                <m:r>
                  <w:rPr>
                    <w:rFonts w:ascii="Cambria Math" w:eastAsia="楷体" w:hAnsi="Cambria Math"/>
                    <w:sz w:val="24"/>
                    <w:szCs w:val="24"/>
                  </w:rPr>
                  <m:t>D</m:t>
                </m:r>
              </m:e>
              <m:sub>
                <m:r>
                  <w:rPr>
                    <w:rFonts w:ascii="Cambria Math" w:eastAsia="楷体" w:hAnsi="Cambria Math"/>
                    <w:sz w:val="24"/>
                    <w:szCs w:val="24"/>
                  </w:rPr>
                  <m:t>2</m:t>
                </m:r>
              </m:sub>
            </m:sSub>
          </m:e>
        </m:d>
      </m:oMath>
      <w:r w:rsidR="00C93B99">
        <w:rPr>
          <w:rFonts w:ascii="Times New Roman" w:eastAsia="楷体" w:hAnsi="Times New Roman" w:cs="Times New Roman"/>
          <w:iCs/>
        </w:rPr>
        <w:tab/>
      </w:r>
      <w:r w:rsidR="00C93B99">
        <w:rPr>
          <w:rFonts w:ascii="Times New Roman" w:eastAsia="楷体" w:hAnsi="Times New Roman" w:cs="Times New Roman"/>
          <w:iCs/>
        </w:rPr>
        <w:tab/>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7</w:t>
      </w:r>
      <w:r w:rsidR="00C93B99" w:rsidRPr="00EF78D0">
        <w:rPr>
          <w:rFonts w:ascii="Times New Roman" w:eastAsia="楷体" w:hAnsi="Times New Roman" w:cs="Times New Roman"/>
          <w:iCs/>
          <w:sz w:val="24"/>
          <w:szCs w:val="28"/>
        </w:rPr>
        <w:t>)</w:t>
      </w:r>
    </w:p>
    <w:p w14:paraId="5B33B9E2" w14:textId="7BBE16AF" w:rsidR="007300AB" w:rsidRDefault="00C55FAF" w:rsidP="004C63F4">
      <w:pPr>
        <w:spacing w:line="360" w:lineRule="auto"/>
        <w:ind w:firstLineChars="200" w:firstLine="420"/>
        <w:jc w:val="left"/>
        <w:rPr>
          <w:rFonts w:ascii="Times New Roman" w:eastAsia="楷体" w:hAnsi="Times New Roman"/>
          <w:iCs/>
        </w:rPr>
      </w:pPr>
      <w:r>
        <w:rPr>
          <w:rFonts w:ascii="Times New Roman" w:eastAsia="楷体" w:hAnsi="Times New Roman" w:hint="eastAsia"/>
          <w:iCs/>
        </w:rPr>
        <w:t>根据式</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4</w:t>
      </w:r>
      <w:r w:rsidR="00C93B99" w:rsidRPr="00EF78D0">
        <w:rPr>
          <w:rFonts w:ascii="Times New Roman" w:eastAsia="楷体" w:hAnsi="Times New Roman" w:cs="Times New Roman"/>
          <w:iCs/>
          <w:sz w:val="24"/>
          <w:szCs w:val="28"/>
        </w:rPr>
        <w:t>)</w:t>
      </w:r>
      <w:r w:rsidR="00C93B99">
        <w:rPr>
          <w:rFonts w:ascii="Times New Roman" w:eastAsia="楷体" w:hAnsi="Times New Roman" w:cs="Times New Roman"/>
          <w:iCs/>
          <w:sz w:val="24"/>
          <w:szCs w:val="28"/>
        </w:rPr>
        <w:t>-</w:t>
      </w:r>
      <w:r w:rsidR="00C93B99" w:rsidRPr="00C93B99">
        <w:rPr>
          <w:rFonts w:ascii="Times New Roman" w:eastAsia="楷体" w:hAnsi="Times New Roman" w:cs="Times New Roman" w:hint="eastAsia"/>
          <w:iCs/>
          <w:sz w:val="24"/>
          <w:szCs w:val="28"/>
        </w:rPr>
        <w:t xml:space="preserve"> </w:t>
      </w:r>
      <w:r w:rsidR="00C93B99" w:rsidRPr="00EF78D0">
        <w:rPr>
          <w:rFonts w:ascii="Times New Roman" w:eastAsia="楷体" w:hAnsi="Times New Roman" w:cs="Times New Roman" w:hint="eastAsia"/>
          <w:iCs/>
          <w:sz w:val="24"/>
          <w:szCs w:val="28"/>
        </w:rPr>
        <w:t>(2-2-</w:t>
      </w:r>
      <w:r w:rsidR="00C93B99">
        <w:rPr>
          <w:rFonts w:ascii="Times New Roman" w:eastAsia="楷体" w:hAnsi="Times New Roman" w:cs="Times New Roman" w:hint="eastAsia"/>
          <w:iCs/>
          <w:sz w:val="24"/>
          <w:szCs w:val="28"/>
        </w:rPr>
        <w:t>2</w:t>
      </w:r>
      <w:r w:rsidR="00C93B99">
        <w:rPr>
          <w:rFonts w:ascii="Times New Roman" w:eastAsia="楷体" w:hAnsi="Times New Roman" w:cs="Times New Roman"/>
          <w:iCs/>
          <w:sz w:val="24"/>
          <w:szCs w:val="28"/>
        </w:rPr>
        <w:t>7</w:t>
      </w:r>
      <w:r w:rsidR="00C93B99" w:rsidRPr="00EF78D0">
        <w:rPr>
          <w:rFonts w:ascii="Times New Roman" w:eastAsia="楷体" w:hAnsi="Times New Roman" w:cs="Times New Roman"/>
          <w:iCs/>
          <w:sz w:val="24"/>
          <w:szCs w:val="28"/>
        </w:rPr>
        <w:t>)</w:t>
      </w:r>
      <w:r>
        <w:rPr>
          <w:rFonts w:ascii="Times New Roman" w:eastAsia="楷体" w:hAnsi="Times New Roman" w:hint="eastAsia"/>
          <w:iCs/>
        </w:rPr>
        <w:t>可以建立交错</w:t>
      </w:r>
      <w:r>
        <w:rPr>
          <w:rFonts w:ascii="Times New Roman" w:eastAsia="楷体" w:hAnsi="Times New Roman" w:hint="eastAsia"/>
          <w:iCs/>
        </w:rPr>
        <w:t>Buck</w:t>
      </w:r>
      <w:r>
        <w:rPr>
          <w:rFonts w:ascii="Times New Roman" w:eastAsia="楷体" w:hAnsi="Times New Roman" w:hint="eastAsia"/>
          <w:iCs/>
        </w:rPr>
        <w:t>交流小信号</w:t>
      </w:r>
      <w:r w:rsidR="00D835D6">
        <w:rPr>
          <w:rFonts w:ascii="Times New Roman" w:eastAsia="楷体" w:hAnsi="Times New Roman" w:hint="eastAsia"/>
          <w:iCs/>
        </w:rPr>
        <w:t>等效电路模型如图：</w:t>
      </w:r>
    </w:p>
    <w:p w14:paraId="7A43332C" w14:textId="6F5E6D2A" w:rsidR="002F4EA7" w:rsidRDefault="00523700" w:rsidP="00480E24">
      <w:pPr>
        <w:spacing w:line="360" w:lineRule="auto"/>
        <w:ind w:firstLineChars="200" w:firstLine="420"/>
        <w:jc w:val="center"/>
        <w:rPr>
          <w:rFonts w:ascii="Times New Roman" w:eastAsia="楷体" w:hAnsi="Times New Roman"/>
          <w:iCs/>
        </w:rPr>
      </w:pPr>
      <w:r>
        <w:object w:dxaOrig="10632" w:dyaOrig="4332" w14:anchorId="2877E03A">
          <v:shape id="_x0000_i1050" type="#_x0000_t75" style="width:356.1pt;height:145.05pt" o:ole="">
            <v:imagedata r:id="rId24" o:title=""/>
          </v:shape>
          <o:OLEObject Type="Embed" ProgID="Visio.Drawing.15" ShapeID="_x0000_i1050" DrawAspect="Content" ObjectID="_1732644253" r:id="rId25"/>
        </w:object>
      </w:r>
    </w:p>
    <w:p w14:paraId="7C4CAA8B" w14:textId="62094952" w:rsidR="004C63F4" w:rsidRPr="004C63F4" w:rsidRDefault="004C63F4" w:rsidP="002F4EA7">
      <w:pPr>
        <w:widowControl/>
        <w:ind w:firstLine="420"/>
        <w:jc w:val="left"/>
        <w:rPr>
          <w:rFonts w:ascii="Times New Roman" w:eastAsia="楷体" w:hAnsi="Times New Roman"/>
          <w:iCs/>
        </w:rPr>
      </w:pPr>
      <w:r w:rsidRPr="00766FAE">
        <w:rPr>
          <w:rFonts w:ascii="Times New Roman" w:eastAsia="楷体" w:hAnsi="Times New Roman" w:hint="eastAsia"/>
          <w:iCs/>
        </w:rPr>
        <w:t>等式两边同时进行拉氏变换：</w:t>
      </w:r>
    </w:p>
    <w:p w14:paraId="1E3F86A5" w14:textId="04399E30" w:rsidR="00683A37" w:rsidRPr="004C63F4" w:rsidRDefault="00000000" w:rsidP="00683A37">
      <w:pPr>
        <w:spacing w:line="360" w:lineRule="auto"/>
        <w:ind w:firstLineChars="200" w:firstLine="420"/>
        <w:jc w:val="right"/>
        <w:rPr>
          <w:rFonts w:ascii="Times New Roman" w:eastAsia="楷体" w:hAnsi="Times New Roman" w:cs="Times New Roman"/>
          <w:iCs/>
        </w:rPr>
      </w:pPr>
      <m:oMath>
        <m:d>
          <m:dPr>
            <m:begChr m:val="{"/>
            <m:endChr m:val=""/>
            <m:ctrlPr>
              <w:rPr>
                <w:rFonts w:ascii="Cambria Math" w:eastAsia="楷体" w:hAnsi="Cambria Math" w:cs="Times New Roman"/>
                <w:i/>
                <w:iCs/>
              </w:rPr>
            </m:ctrlPr>
          </m:dPr>
          <m:e>
            <m:eqArr>
              <m:eqArrPr>
                <m:ctrlPr>
                  <w:rPr>
                    <w:rFonts w:ascii="Cambria Math" w:eastAsia="楷体" w:hAnsi="Cambria Math" w:cs="Times New Roman"/>
                    <w:i/>
                    <w:iCs/>
                  </w:rPr>
                </m:ctrlPr>
              </m:eqArrPr>
              <m:e>
                <m:r>
                  <w:rPr>
                    <w:rFonts w:ascii="Cambria Math" w:eastAsia="楷体" w:hAnsi="Cambria Math"/>
                  </w:rPr>
                  <m:t>sL</m:t>
                </m:r>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i</m:t>
                        </m:r>
                      </m:e>
                    </m:acc>
                  </m:e>
                  <m:sub>
                    <m:sSub>
                      <m:sSubPr>
                        <m:ctrlPr>
                          <w:rPr>
                            <w:rFonts w:ascii="Cambria Math" w:eastAsia="楷体" w:hAnsi="Cambria Math"/>
                            <w:i/>
                            <w:iCs/>
                          </w:rPr>
                        </m:ctrlPr>
                      </m:sSubPr>
                      <m:e>
                        <m:r>
                          <w:rPr>
                            <w:rFonts w:ascii="Cambria Math" w:eastAsia="楷体" w:hAnsi="Cambria Math"/>
                          </w:rPr>
                          <m:t>L</m:t>
                        </m:r>
                      </m:e>
                      <m:sub>
                        <m:r>
                          <w:rPr>
                            <w:rFonts w:ascii="Cambria Math" w:eastAsia="楷体" w:hAnsi="Cambria Math"/>
                          </w:rPr>
                          <m:t>1</m:t>
                        </m:r>
                      </m:sub>
                    </m:sSub>
                  </m:sub>
                </m:sSub>
                <m:d>
                  <m:dPr>
                    <m:ctrlPr>
                      <w:rPr>
                        <w:rFonts w:ascii="Cambria Math" w:eastAsia="楷体" w:hAnsi="Cambria Math"/>
                        <w:i/>
                        <w:iCs/>
                      </w:rPr>
                    </m:ctrlPr>
                  </m:dPr>
                  <m:e>
                    <m:r>
                      <w:rPr>
                        <w:rFonts w:ascii="Cambria Math" w:eastAsia="楷体" w:hAnsi="Cambria Math"/>
                      </w:rPr>
                      <m:t>s</m:t>
                    </m:r>
                  </m:e>
                </m:d>
                <m: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V</m:t>
                    </m:r>
                  </m:e>
                  <m:sub>
                    <m:r>
                      <w:rPr>
                        <w:rFonts w:ascii="Cambria Math" w:eastAsia="楷体" w:hAnsi="Cambria Math"/>
                      </w:rPr>
                      <m:t>i</m:t>
                    </m:r>
                  </m:sub>
                </m:sSub>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d</m:t>
                        </m:r>
                      </m:e>
                    </m:acc>
                  </m:e>
                  <m:sub>
                    <m:r>
                      <w:rPr>
                        <w:rFonts w:ascii="Cambria Math" w:eastAsia="楷体" w:hAnsi="Cambria Math"/>
                      </w:rPr>
                      <m:t>1</m:t>
                    </m:r>
                  </m:sub>
                </m:sSub>
                <m:d>
                  <m:dPr>
                    <m:ctrlPr>
                      <w:rPr>
                        <w:rFonts w:ascii="Cambria Math" w:eastAsia="楷体" w:hAnsi="Cambria Math"/>
                        <w:i/>
                        <w:iCs/>
                      </w:rPr>
                    </m:ctrlPr>
                  </m:dPr>
                  <m:e>
                    <m:r>
                      <w:rPr>
                        <w:rFonts w:ascii="Cambria Math" w:eastAsia="楷体" w:hAnsi="Cambria Math"/>
                      </w:rPr>
                      <m:t>s</m:t>
                    </m:r>
                  </m:e>
                </m:d>
                <m:r>
                  <w:rPr>
                    <w:rFonts w:ascii="Cambria Math" w:eastAsia="楷体" w:hAnsi="Cambria Math"/>
                  </w:rPr>
                  <m:t>+</m:t>
                </m:r>
                <m:sSub>
                  <m:sSubPr>
                    <m:ctrlPr>
                      <w:rPr>
                        <w:rFonts w:ascii="Cambria Math" w:eastAsia="楷体" w:hAnsi="Cambria Math"/>
                        <w:i/>
                      </w:rPr>
                    </m:ctrlPr>
                  </m:sSubPr>
                  <m:e>
                    <m:r>
                      <w:rPr>
                        <w:rFonts w:ascii="Cambria Math" w:eastAsia="楷体" w:hAnsi="Cambria Math"/>
                      </w:rPr>
                      <m:t>D</m:t>
                    </m:r>
                  </m:e>
                  <m:sub>
                    <m:r>
                      <w:rPr>
                        <w:rFonts w:ascii="Cambria Math" w:eastAsia="楷体" w:hAnsi="Cambria Math"/>
                      </w:rPr>
                      <m:t>1</m:t>
                    </m:r>
                  </m:sub>
                </m:sSub>
                <m:acc>
                  <m:accPr>
                    <m:ctrlPr>
                      <w:rPr>
                        <w:rFonts w:ascii="Cambria Math" w:eastAsia="楷体" w:hAnsi="Cambria Math"/>
                        <w:iCs/>
                      </w:rPr>
                    </m:ctrlPr>
                  </m:accPr>
                  <m:e>
                    <m:sSub>
                      <m:sSubPr>
                        <m:ctrlPr>
                          <w:rPr>
                            <w:rFonts w:ascii="Cambria Math" w:eastAsia="楷体" w:hAnsi="Cambria Math"/>
                            <w:i/>
                            <w:iCs/>
                          </w:rPr>
                        </m:ctrlPr>
                      </m:sSubPr>
                      <m:e>
                        <m:r>
                          <w:rPr>
                            <w:rFonts w:ascii="Cambria Math" w:eastAsia="楷体" w:hAnsi="Cambria Math"/>
                          </w:rPr>
                          <m:t>V</m:t>
                        </m:r>
                        <m:ctrlPr>
                          <w:rPr>
                            <w:rFonts w:ascii="Cambria Math" w:eastAsia="楷体" w:hAnsi="Cambria Math"/>
                            <w:iCs/>
                          </w:rPr>
                        </m:ctrlPr>
                      </m:e>
                      <m:sub>
                        <m:r>
                          <w:rPr>
                            <w:rFonts w:ascii="Cambria Math" w:eastAsia="楷体" w:hAnsi="Cambria Math"/>
                          </w:rPr>
                          <m:t>i</m:t>
                        </m:r>
                      </m:sub>
                    </m:sSub>
                  </m:e>
                </m:acc>
                <m:d>
                  <m:dPr>
                    <m:ctrlPr>
                      <w:rPr>
                        <w:rFonts w:ascii="Cambria Math" w:eastAsia="楷体" w:hAnsi="Cambria Math"/>
                        <w:i/>
                        <w:iCs/>
                      </w:rPr>
                    </m:ctrlPr>
                  </m:dPr>
                  <m:e>
                    <m:r>
                      <w:rPr>
                        <w:rFonts w:ascii="Cambria Math" w:eastAsia="楷体" w:hAnsi="Cambria Math"/>
                      </w:rPr>
                      <m:t>s</m:t>
                    </m:r>
                  </m:e>
                </m:d>
                <m:r>
                  <w:rPr>
                    <w:rFonts w:ascii="Cambria Math" w:eastAsia="楷体" w:hAnsi="Cambria Math"/>
                  </w:rPr>
                  <m:t>-</m:t>
                </m:r>
                <m:acc>
                  <m:accPr>
                    <m:ctrlPr>
                      <w:rPr>
                        <w:rFonts w:ascii="Cambria Math" w:eastAsia="楷体" w:hAnsi="Cambria Math"/>
                        <w:iCs/>
                      </w:rPr>
                    </m:ctrlPr>
                  </m:accPr>
                  <m:e>
                    <m:sSub>
                      <m:sSubPr>
                        <m:ctrlPr>
                          <w:rPr>
                            <w:rFonts w:ascii="Cambria Math" w:eastAsia="楷体" w:hAnsi="Cambria Math"/>
                            <w:i/>
                            <w:iCs/>
                          </w:rPr>
                        </m:ctrlPr>
                      </m:sSubPr>
                      <m:e>
                        <m:r>
                          <w:rPr>
                            <w:rFonts w:ascii="Cambria Math" w:eastAsia="楷体" w:hAnsi="Cambria Math"/>
                          </w:rPr>
                          <m:t>V</m:t>
                        </m:r>
                        <m:ctrlPr>
                          <w:rPr>
                            <w:rFonts w:ascii="Cambria Math" w:eastAsia="楷体" w:hAnsi="Cambria Math"/>
                            <w:iCs/>
                          </w:rPr>
                        </m:ctrlPr>
                      </m:e>
                      <m:sub>
                        <m:r>
                          <w:rPr>
                            <w:rFonts w:ascii="Cambria Math" w:eastAsia="楷体" w:hAnsi="Cambria Math"/>
                          </w:rPr>
                          <m:t>o</m:t>
                        </m:r>
                      </m:sub>
                    </m:sSub>
                  </m:e>
                </m:acc>
                <m:d>
                  <m:dPr>
                    <m:ctrlPr>
                      <w:rPr>
                        <w:rFonts w:ascii="Cambria Math" w:eastAsia="楷体" w:hAnsi="Cambria Math"/>
                        <w:i/>
                        <w:iCs/>
                      </w:rPr>
                    </m:ctrlPr>
                  </m:dPr>
                  <m:e>
                    <m:r>
                      <w:rPr>
                        <w:rFonts w:ascii="Cambria Math" w:eastAsia="楷体" w:hAnsi="Cambria Math"/>
                      </w:rPr>
                      <m:t>s</m:t>
                    </m:r>
                  </m:e>
                </m:d>
              </m:e>
              <m:e>
                <m:r>
                  <w:rPr>
                    <w:rFonts w:ascii="Cambria Math" w:eastAsia="楷体" w:hAnsi="Cambria Math"/>
                  </w:rPr>
                  <m:t>sL</m:t>
                </m:r>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i</m:t>
                        </m:r>
                      </m:e>
                    </m:acc>
                  </m:e>
                  <m:sub>
                    <m:sSub>
                      <m:sSubPr>
                        <m:ctrlPr>
                          <w:rPr>
                            <w:rFonts w:ascii="Cambria Math" w:eastAsia="楷体" w:hAnsi="Cambria Math"/>
                            <w:i/>
                            <w:iCs/>
                          </w:rPr>
                        </m:ctrlPr>
                      </m:sSubPr>
                      <m:e>
                        <m:r>
                          <w:rPr>
                            <w:rFonts w:ascii="Cambria Math" w:eastAsia="楷体" w:hAnsi="Cambria Math"/>
                          </w:rPr>
                          <m:t>L</m:t>
                        </m:r>
                      </m:e>
                      <m:sub>
                        <m:r>
                          <w:rPr>
                            <w:rFonts w:ascii="Cambria Math" w:eastAsia="楷体" w:hAnsi="Cambria Math"/>
                          </w:rPr>
                          <m:t>2</m:t>
                        </m:r>
                      </m:sub>
                    </m:sSub>
                  </m:sub>
                </m:sSub>
                <m:d>
                  <m:dPr>
                    <m:ctrlPr>
                      <w:rPr>
                        <w:rFonts w:ascii="Cambria Math" w:eastAsia="楷体" w:hAnsi="Cambria Math"/>
                        <w:i/>
                      </w:rPr>
                    </m:ctrlPr>
                  </m:dPr>
                  <m:e>
                    <m:r>
                      <w:rPr>
                        <w:rFonts w:ascii="Cambria Math" w:eastAsia="楷体" w:hAnsi="Cambria Math"/>
                      </w:rPr>
                      <m:t>s</m:t>
                    </m:r>
                  </m:e>
                </m:d>
                <m: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V</m:t>
                    </m:r>
                  </m:e>
                  <m:sub>
                    <m:r>
                      <w:rPr>
                        <w:rFonts w:ascii="Cambria Math" w:eastAsia="楷体" w:hAnsi="Cambria Math"/>
                      </w:rPr>
                      <m:t>i</m:t>
                    </m:r>
                  </m:sub>
                </m:sSub>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d</m:t>
                        </m:r>
                      </m:e>
                    </m:acc>
                  </m:e>
                  <m:sub>
                    <m:r>
                      <w:rPr>
                        <w:rFonts w:ascii="Cambria Math" w:eastAsia="楷体" w:hAnsi="Cambria Math"/>
                      </w:rPr>
                      <m:t>2</m:t>
                    </m:r>
                  </m:sub>
                </m:sSub>
                <m:d>
                  <m:dPr>
                    <m:ctrlPr>
                      <w:rPr>
                        <w:rFonts w:ascii="Cambria Math" w:eastAsia="楷体" w:hAnsi="Cambria Math"/>
                        <w:i/>
                        <w:iCs/>
                      </w:rPr>
                    </m:ctrlPr>
                  </m:dPr>
                  <m:e>
                    <m:r>
                      <w:rPr>
                        <w:rFonts w:ascii="Cambria Math" w:eastAsia="楷体" w:hAnsi="Cambria Math"/>
                      </w:rPr>
                      <m:t>s</m:t>
                    </m:r>
                  </m:e>
                </m:d>
                <m:r>
                  <w:rPr>
                    <w:rFonts w:ascii="Cambria Math" w:eastAsia="楷体" w:hAnsi="Cambria Math"/>
                  </w:rPr>
                  <m:t>+</m:t>
                </m:r>
                <m:sSub>
                  <m:sSubPr>
                    <m:ctrlPr>
                      <w:rPr>
                        <w:rFonts w:ascii="Cambria Math" w:eastAsia="楷体" w:hAnsi="Cambria Math"/>
                        <w:i/>
                      </w:rPr>
                    </m:ctrlPr>
                  </m:sSubPr>
                  <m:e>
                    <m:r>
                      <w:rPr>
                        <w:rFonts w:ascii="Cambria Math" w:eastAsia="楷体" w:hAnsi="Cambria Math"/>
                      </w:rPr>
                      <m:t>D</m:t>
                    </m:r>
                  </m:e>
                  <m:sub>
                    <m:r>
                      <w:rPr>
                        <w:rFonts w:ascii="Cambria Math" w:eastAsia="楷体" w:hAnsi="Cambria Math"/>
                      </w:rPr>
                      <m:t>2</m:t>
                    </m:r>
                  </m:sub>
                </m:sSub>
                <m:acc>
                  <m:accPr>
                    <m:ctrlPr>
                      <w:rPr>
                        <w:rFonts w:ascii="Cambria Math" w:eastAsia="楷体" w:hAnsi="Cambria Math"/>
                        <w:iCs/>
                      </w:rPr>
                    </m:ctrlPr>
                  </m:accPr>
                  <m:e>
                    <m:sSub>
                      <m:sSubPr>
                        <m:ctrlPr>
                          <w:rPr>
                            <w:rFonts w:ascii="Cambria Math" w:eastAsia="楷体" w:hAnsi="Cambria Math"/>
                            <w:i/>
                            <w:iCs/>
                          </w:rPr>
                        </m:ctrlPr>
                      </m:sSubPr>
                      <m:e>
                        <m:r>
                          <w:rPr>
                            <w:rFonts w:ascii="Cambria Math" w:eastAsia="楷体" w:hAnsi="Cambria Math"/>
                          </w:rPr>
                          <m:t>V</m:t>
                        </m:r>
                        <m:ctrlPr>
                          <w:rPr>
                            <w:rFonts w:ascii="Cambria Math" w:eastAsia="楷体" w:hAnsi="Cambria Math"/>
                            <w:iCs/>
                          </w:rPr>
                        </m:ctrlPr>
                      </m:e>
                      <m:sub>
                        <m:r>
                          <w:rPr>
                            <w:rFonts w:ascii="Cambria Math" w:eastAsia="楷体" w:hAnsi="Cambria Math"/>
                          </w:rPr>
                          <m:t>i</m:t>
                        </m:r>
                      </m:sub>
                    </m:sSub>
                  </m:e>
                </m:acc>
                <m:d>
                  <m:dPr>
                    <m:ctrlPr>
                      <w:rPr>
                        <w:rFonts w:ascii="Cambria Math" w:eastAsia="楷体" w:hAnsi="Cambria Math"/>
                        <w:i/>
                        <w:iCs/>
                      </w:rPr>
                    </m:ctrlPr>
                  </m:dPr>
                  <m:e>
                    <m:r>
                      <w:rPr>
                        <w:rFonts w:ascii="Cambria Math" w:eastAsia="楷体" w:hAnsi="Cambria Math"/>
                      </w:rPr>
                      <m:t>s</m:t>
                    </m:r>
                  </m:e>
                </m:d>
                <m:r>
                  <w:rPr>
                    <w:rFonts w:ascii="Cambria Math" w:eastAsia="楷体" w:hAnsi="Cambria Math"/>
                  </w:rPr>
                  <m:t>-</m:t>
                </m:r>
                <m:acc>
                  <m:accPr>
                    <m:ctrlPr>
                      <w:rPr>
                        <w:rFonts w:ascii="Cambria Math" w:eastAsia="楷体" w:hAnsi="Cambria Math"/>
                        <w:iCs/>
                      </w:rPr>
                    </m:ctrlPr>
                  </m:accPr>
                  <m:e>
                    <m:sSub>
                      <m:sSubPr>
                        <m:ctrlPr>
                          <w:rPr>
                            <w:rFonts w:ascii="Cambria Math" w:eastAsia="楷体" w:hAnsi="Cambria Math"/>
                            <w:i/>
                            <w:iCs/>
                          </w:rPr>
                        </m:ctrlPr>
                      </m:sSubPr>
                      <m:e>
                        <m:r>
                          <w:rPr>
                            <w:rFonts w:ascii="Cambria Math" w:eastAsia="楷体" w:hAnsi="Cambria Math"/>
                          </w:rPr>
                          <m:t>V</m:t>
                        </m:r>
                        <m:ctrlPr>
                          <w:rPr>
                            <w:rFonts w:ascii="Cambria Math" w:eastAsia="楷体" w:hAnsi="Cambria Math"/>
                            <w:iCs/>
                          </w:rPr>
                        </m:ctrlPr>
                      </m:e>
                      <m:sub>
                        <m:r>
                          <w:rPr>
                            <w:rFonts w:ascii="Cambria Math" w:eastAsia="楷体" w:hAnsi="Cambria Math"/>
                          </w:rPr>
                          <m:t>o</m:t>
                        </m:r>
                      </m:sub>
                    </m:sSub>
                  </m:e>
                </m:acc>
                <m:d>
                  <m:dPr>
                    <m:ctrlPr>
                      <w:rPr>
                        <w:rFonts w:ascii="Cambria Math" w:eastAsia="楷体" w:hAnsi="Cambria Math"/>
                        <w:i/>
                        <w:iCs/>
                      </w:rPr>
                    </m:ctrlPr>
                  </m:dPr>
                  <m:e>
                    <m:r>
                      <w:rPr>
                        <w:rFonts w:ascii="Cambria Math" w:eastAsia="楷体" w:hAnsi="Cambria Math"/>
                      </w:rPr>
                      <m:t>s</m:t>
                    </m:r>
                  </m:e>
                </m:d>
              </m:e>
            </m:eqArr>
          </m:e>
        </m:d>
      </m:oMath>
      <w:r w:rsidR="00683A37">
        <w:rPr>
          <w:rFonts w:ascii="Times New Roman" w:eastAsia="楷体" w:hAnsi="Times New Roman" w:cs="Times New Roman"/>
          <w:iCs/>
        </w:rPr>
        <w:tab/>
      </w:r>
      <w:r w:rsidR="00683A37">
        <w:rPr>
          <w:rFonts w:ascii="Times New Roman" w:eastAsia="楷体" w:hAnsi="Times New Roman" w:cs="Times New Roman"/>
          <w:iCs/>
        </w:rPr>
        <w:tab/>
      </w:r>
      <w:r w:rsidR="00683A37">
        <w:rPr>
          <w:rFonts w:ascii="Times New Roman" w:eastAsia="楷体" w:hAnsi="Times New Roman" w:cs="Times New Roman"/>
          <w:iCs/>
        </w:rPr>
        <w:tab/>
      </w:r>
      <w:r w:rsidR="00683A37">
        <w:rPr>
          <w:rFonts w:ascii="Times New Roman" w:eastAsia="楷体" w:hAnsi="Times New Roman" w:cs="Times New Roman"/>
          <w:iCs/>
        </w:rPr>
        <w:tab/>
      </w:r>
      <w:r w:rsidR="00683A37">
        <w:rPr>
          <w:rFonts w:ascii="Times New Roman" w:eastAsia="楷体" w:hAnsi="Times New Roman" w:cs="Times New Roman"/>
          <w:iCs/>
        </w:rPr>
        <w:tab/>
      </w:r>
      <w:r w:rsidR="00683A37">
        <w:rPr>
          <w:rFonts w:ascii="Times New Roman" w:eastAsia="楷体" w:hAnsi="Times New Roman" w:cs="Times New Roman"/>
          <w:iCs/>
        </w:rPr>
        <w:tab/>
      </w:r>
      <w:r w:rsidR="00683A37">
        <w:rPr>
          <w:rFonts w:ascii="Times New Roman" w:eastAsia="楷体" w:hAnsi="Times New Roman" w:cs="Times New Roman"/>
          <w:iCs/>
        </w:rPr>
        <w:tab/>
        <w:t xml:space="preserve"> </w:t>
      </w:r>
      <w:r w:rsidR="00683A37" w:rsidRPr="00EF78D0">
        <w:rPr>
          <w:rFonts w:ascii="Times New Roman" w:eastAsia="楷体" w:hAnsi="Times New Roman" w:cs="Times New Roman" w:hint="eastAsia"/>
          <w:iCs/>
          <w:sz w:val="24"/>
          <w:szCs w:val="28"/>
        </w:rPr>
        <w:t>(2-2-</w:t>
      </w:r>
      <w:r w:rsidR="00683A37">
        <w:rPr>
          <w:rFonts w:ascii="Times New Roman" w:eastAsia="楷体" w:hAnsi="Times New Roman" w:cs="Times New Roman" w:hint="eastAsia"/>
          <w:iCs/>
          <w:sz w:val="24"/>
          <w:szCs w:val="28"/>
        </w:rPr>
        <w:t>2</w:t>
      </w:r>
      <w:r w:rsidR="00683A37">
        <w:rPr>
          <w:rFonts w:ascii="Times New Roman" w:eastAsia="楷体" w:hAnsi="Times New Roman" w:cs="Times New Roman"/>
          <w:iCs/>
          <w:sz w:val="24"/>
          <w:szCs w:val="28"/>
        </w:rPr>
        <w:t>8</w:t>
      </w:r>
      <w:r w:rsidR="00683A37" w:rsidRPr="00EF78D0">
        <w:rPr>
          <w:rFonts w:ascii="Times New Roman" w:eastAsia="楷体" w:hAnsi="Times New Roman" w:cs="Times New Roman"/>
          <w:iCs/>
          <w:sz w:val="24"/>
          <w:szCs w:val="28"/>
        </w:rPr>
        <w:t>)</w:t>
      </w:r>
    </w:p>
    <w:p w14:paraId="05942C39" w14:textId="20E0410C" w:rsidR="004C63F4" w:rsidRPr="004C63F4" w:rsidRDefault="004C63F4" w:rsidP="004C63F4">
      <w:pPr>
        <w:spacing w:line="360" w:lineRule="auto"/>
        <w:ind w:firstLineChars="200" w:firstLine="420"/>
        <w:jc w:val="right"/>
        <w:rPr>
          <w:rFonts w:ascii="Times New Roman" w:eastAsia="楷体" w:hAnsi="Times New Roman" w:cs="Times New Roman"/>
          <w:iCs/>
        </w:rPr>
      </w:pPr>
      <m:oMath>
        <m:r>
          <w:rPr>
            <w:rFonts w:ascii="Cambria Math" w:eastAsia="楷体" w:hAnsi="Cambria Math" w:cs="Times New Roman"/>
          </w:rPr>
          <m:t>sC</m:t>
        </m:r>
        <m:sSub>
          <m:sSubPr>
            <m:ctrlPr>
              <w:rPr>
                <w:rFonts w:ascii="Cambria Math" w:eastAsia="楷体" w:hAnsi="Cambria Math" w:cs="Times New Roman"/>
                <w:i/>
                <w:iCs/>
              </w:rPr>
            </m:ctrlPr>
          </m:sSubPr>
          <m:e>
            <m:acc>
              <m:accPr>
                <m:ctrlPr>
                  <w:rPr>
                    <w:rFonts w:ascii="Cambria Math" w:eastAsia="楷体" w:hAnsi="Cambria Math" w:cs="Times New Roman"/>
                    <w:iCs/>
                  </w:rPr>
                </m:ctrlPr>
              </m:accPr>
              <m:e>
                <m:r>
                  <w:rPr>
                    <w:rFonts w:ascii="Cambria Math" w:eastAsia="楷体" w:hAnsi="Cambria Math" w:cs="Times New Roman"/>
                  </w:rPr>
                  <m:t>V</m:t>
                </m:r>
              </m:e>
            </m:acc>
          </m:e>
          <m:sub>
            <m:r>
              <w:rPr>
                <w:rFonts w:ascii="Cambria Math" w:eastAsia="楷体" w:hAnsi="Cambria Math" w:cs="Times New Roman" w:hint="eastAsia"/>
              </w:rPr>
              <m:t>o</m:t>
            </m:r>
          </m:sub>
        </m:sSub>
        <m:d>
          <m:dPr>
            <m:ctrlPr>
              <w:rPr>
                <w:rFonts w:ascii="Cambria Math" w:eastAsia="楷体" w:hAnsi="Cambria Math" w:cs="Times New Roman"/>
                <w:i/>
                <w:iCs/>
              </w:rPr>
            </m:ctrlPr>
          </m:dPr>
          <m:e>
            <m:r>
              <w:rPr>
                <w:rFonts w:ascii="Cambria Math" w:eastAsia="楷体" w:hAnsi="Cambria Math" w:cs="Times New Roman"/>
              </w:rPr>
              <m:t>s</m:t>
            </m:r>
          </m:e>
        </m:d>
        <m:r>
          <w:rPr>
            <w:rFonts w:ascii="Cambria Math" w:eastAsia="楷体" w:hAnsi="Cambria Math" w:cs="Times New Roman"/>
          </w:rPr>
          <m:t>=</m:t>
        </m:r>
        <m:sSub>
          <m:sSubPr>
            <m:ctrlPr>
              <w:rPr>
                <w:rFonts w:ascii="Cambria Math" w:eastAsia="楷体" w:hAnsi="Cambria Math" w:cs="Times New Roman"/>
                <w:i/>
                <w:iCs/>
              </w:rPr>
            </m:ctrlPr>
          </m:sSubPr>
          <m:e>
            <m:acc>
              <m:accPr>
                <m:ctrlPr>
                  <w:rPr>
                    <w:rFonts w:ascii="Cambria Math" w:eastAsia="楷体" w:hAnsi="Cambria Math" w:cs="Times New Roman"/>
                    <w:iCs/>
                  </w:rPr>
                </m:ctrlPr>
              </m:accPr>
              <m:e>
                <m:r>
                  <w:rPr>
                    <w:rFonts w:ascii="Cambria Math" w:eastAsia="楷体" w:hAnsi="Cambria Math" w:cs="Times New Roman"/>
                  </w:rPr>
                  <m:t>i</m:t>
                </m:r>
              </m:e>
            </m:acc>
          </m:e>
          <m:sub>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1</m:t>
                </m:r>
              </m:sub>
            </m:sSub>
          </m:sub>
        </m:sSub>
        <m:d>
          <m:dPr>
            <m:ctrlPr>
              <w:rPr>
                <w:rFonts w:ascii="Cambria Math" w:eastAsia="楷体" w:hAnsi="Cambria Math" w:cs="Times New Roman"/>
                <w:i/>
                <w:iCs/>
              </w:rPr>
            </m:ctrlPr>
          </m:dPr>
          <m:e>
            <m:r>
              <w:rPr>
                <w:rFonts w:ascii="Cambria Math" w:eastAsia="楷体" w:hAnsi="Cambria Math" w:cs="Times New Roman"/>
              </w:rPr>
              <m:t>s</m:t>
            </m:r>
          </m:e>
        </m:d>
        <m:r>
          <w:rPr>
            <w:rFonts w:ascii="Cambria Math" w:eastAsia="楷体" w:hAnsi="Cambria Math" w:cs="Times New Roman"/>
          </w:rPr>
          <m:t>+</m:t>
        </m:r>
        <m:sSub>
          <m:sSubPr>
            <m:ctrlPr>
              <w:rPr>
                <w:rFonts w:ascii="Cambria Math" w:eastAsia="楷体" w:hAnsi="Cambria Math" w:cs="Times New Roman"/>
                <w:i/>
                <w:iCs/>
              </w:rPr>
            </m:ctrlPr>
          </m:sSubPr>
          <m:e>
            <m:acc>
              <m:accPr>
                <m:ctrlPr>
                  <w:rPr>
                    <w:rFonts w:ascii="Cambria Math" w:eastAsia="楷体" w:hAnsi="Cambria Math" w:cs="Times New Roman"/>
                    <w:iCs/>
                  </w:rPr>
                </m:ctrlPr>
              </m:accPr>
              <m:e>
                <m:r>
                  <w:rPr>
                    <w:rFonts w:ascii="Cambria Math" w:eastAsia="楷体" w:hAnsi="Cambria Math" w:cs="Times New Roman"/>
                  </w:rPr>
                  <m:t>i</m:t>
                </m:r>
              </m:e>
            </m:acc>
          </m:e>
          <m:sub>
            <m:sSub>
              <m:sSubPr>
                <m:ctrlPr>
                  <w:rPr>
                    <w:rFonts w:ascii="Cambria Math" w:eastAsia="楷体" w:hAnsi="Cambria Math" w:cs="Times New Roman"/>
                    <w:i/>
                    <w:iCs/>
                  </w:rPr>
                </m:ctrlPr>
              </m:sSubPr>
              <m:e>
                <m:r>
                  <w:rPr>
                    <w:rFonts w:ascii="Cambria Math" w:eastAsia="楷体" w:hAnsi="Cambria Math" w:cs="Times New Roman"/>
                  </w:rPr>
                  <m:t>L</m:t>
                </m:r>
              </m:e>
              <m:sub>
                <m:r>
                  <w:rPr>
                    <w:rFonts w:ascii="Cambria Math" w:eastAsia="楷体" w:hAnsi="Cambria Math" w:cs="Times New Roman"/>
                  </w:rPr>
                  <m:t>2</m:t>
                </m:r>
              </m:sub>
            </m:sSub>
          </m:sub>
        </m:sSub>
        <m:d>
          <m:dPr>
            <m:ctrlPr>
              <w:rPr>
                <w:rFonts w:ascii="Cambria Math" w:eastAsia="楷体" w:hAnsi="Cambria Math" w:cs="Times New Roman"/>
                <w:i/>
                <w:iCs/>
              </w:rPr>
            </m:ctrlPr>
          </m:dPr>
          <m:e>
            <m:r>
              <w:rPr>
                <w:rFonts w:ascii="Cambria Math" w:eastAsia="楷体" w:hAnsi="Cambria Math" w:cs="Times New Roman"/>
              </w:rPr>
              <m:t>s</m:t>
            </m:r>
          </m:e>
        </m:d>
        <m:r>
          <w:rPr>
            <w:rFonts w:ascii="Cambria Math" w:eastAsia="楷体" w:hAnsi="Cambria Math" w:cs="Times New Roman"/>
          </w:rPr>
          <m:t>-</m:t>
        </m:r>
        <m:f>
          <m:fPr>
            <m:ctrlPr>
              <w:rPr>
                <w:rFonts w:ascii="Cambria Math" w:eastAsia="楷体" w:hAnsi="Cambria Math" w:cs="Times New Roman"/>
                <w:iCs/>
              </w:rPr>
            </m:ctrlPr>
          </m:fPr>
          <m:num>
            <m:sSub>
              <m:sSubPr>
                <m:ctrlPr>
                  <w:rPr>
                    <w:rFonts w:ascii="Cambria Math" w:eastAsia="楷体" w:hAnsi="Cambria Math" w:cs="Times New Roman"/>
                    <w:i/>
                    <w:iCs/>
                  </w:rPr>
                </m:ctrlPr>
              </m:sSubPr>
              <m:e>
                <m:acc>
                  <m:accPr>
                    <m:ctrlPr>
                      <w:rPr>
                        <w:rFonts w:ascii="Cambria Math" w:eastAsia="楷体" w:hAnsi="Cambria Math" w:cs="Times New Roman"/>
                        <w:iCs/>
                      </w:rPr>
                    </m:ctrlPr>
                  </m:accPr>
                  <m:e>
                    <m:r>
                      <w:rPr>
                        <w:rFonts w:ascii="Cambria Math" w:eastAsia="楷体" w:hAnsi="Cambria Math" w:cs="Times New Roman" w:hint="eastAsia"/>
                      </w:rPr>
                      <m:t>V</m:t>
                    </m:r>
                  </m:e>
                </m:acc>
              </m:e>
              <m:sub>
                <m:r>
                  <w:rPr>
                    <w:rFonts w:ascii="Cambria Math" w:eastAsia="楷体" w:hAnsi="Cambria Math" w:cs="Times New Roman"/>
                  </w:rPr>
                  <m:t>o</m:t>
                </m:r>
              </m:sub>
            </m:sSub>
            <m:d>
              <m:dPr>
                <m:ctrlPr>
                  <w:rPr>
                    <w:rFonts w:ascii="Cambria Math" w:eastAsia="楷体" w:hAnsi="Cambria Math" w:cs="Times New Roman"/>
                    <w:i/>
                    <w:iCs/>
                  </w:rPr>
                </m:ctrlPr>
              </m:dPr>
              <m:e>
                <m:r>
                  <w:rPr>
                    <w:rFonts w:ascii="Cambria Math" w:eastAsia="楷体" w:hAnsi="Cambria Math" w:cs="Times New Roman"/>
                  </w:rPr>
                  <m:t>s</m:t>
                </m:r>
              </m:e>
            </m:d>
            <m:ctrlPr>
              <w:rPr>
                <w:rFonts w:ascii="Cambria Math" w:eastAsia="楷体" w:hAnsi="Cambria Math" w:cs="Times New Roman"/>
                <w:i/>
                <w:iCs/>
              </w:rPr>
            </m:ctrlPr>
          </m:num>
          <m:den>
            <m:r>
              <w:rPr>
                <w:rFonts w:ascii="Cambria Math" w:eastAsia="楷体" w:hAnsi="Cambria Math" w:cs="Times New Roman"/>
              </w:rPr>
              <m:t>R</m:t>
            </m:r>
            <m:ctrlPr>
              <w:rPr>
                <w:rFonts w:ascii="Cambria Math" w:eastAsia="楷体" w:hAnsi="Cambria Math" w:cs="Times New Roman"/>
                <w:i/>
                <w:iCs/>
              </w:rPr>
            </m:ctrlPr>
          </m:den>
        </m:f>
      </m:oMath>
      <w:r w:rsidRPr="004C63F4">
        <w:rPr>
          <w:rFonts w:ascii="Times New Roman" w:eastAsia="楷体" w:hAnsi="Times New Roman" w:cs="Times New Roman"/>
          <w:iCs/>
        </w:rPr>
        <w:tab/>
      </w:r>
      <w:r w:rsidRPr="004C63F4">
        <w:rPr>
          <w:rFonts w:ascii="Times New Roman" w:eastAsia="楷体" w:hAnsi="Times New Roman" w:cs="Times New Roman"/>
          <w:iCs/>
        </w:rPr>
        <w:tab/>
        <w:t xml:space="preserve">  </w:t>
      </w:r>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r>
      <w:r w:rsidRPr="004C63F4">
        <w:rPr>
          <w:rFonts w:ascii="Times New Roman" w:eastAsia="楷体" w:hAnsi="Times New Roman" w:cs="Times New Roman"/>
          <w:iCs/>
        </w:rPr>
        <w:tab/>
        <w:t xml:space="preserve">  </w:t>
      </w:r>
      <w:r w:rsidR="00766FAE" w:rsidRPr="00EF78D0">
        <w:rPr>
          <w:rFonts w:ascii="Times New Roman" w:eastAsia="楷体" w:hAnsi="Times New Roman" w:cs="Times New Roman" w:hint="eastAsia"/>
          <w:iCs/>
          <w:sz w:val="24"/>
          <w:szCs w:val="28"/>
        </w:rPr>
        <w:t>(2-2-</w:t>
      </w:r>
      <w:r w:rsidR="00766FAE">
        <w:rPr>
          <w:rFonts w:ascii="Times New Roman" w:eastAsia="楷体" w:hAnsi="Times New Roman" w:cs="Times New Roman" w:hint="eastAsia"/>
          <w:iCs/>
          <w:sz w:val="24"/>
          <w:szCs w:val="28"/>
        </w:rPr>
        <w:t>2</w:t>
      </w:r>
      <w:r w:rsidR="00766FAE">
        <w:rPr>
          <w:rFonts w:ascii="Times New Roman" w:eastAsia="楷体" w:hAnsi="Times New Roman" w:cs="Times New Roman"/>
          <w:iCs/>
          <w:sz w:val="24"/>
          <w:szCs w:val="28"/>
        </w:rPr>
        <w:t>9</w:t>
      </w:r>
      <w:r w:rsidR="00766FAE" w:rsidRPr="00EF78D0">
        <w:rPr>
          <w:rFonts w:ascii="Times New Roman" w:eastAsia="楷体" w:hAnsi="Times New Roman" w:cs="Times New Roman"/>
          <w:iCs/>
          <w:sz w:val="24"/>
          <w:szCs w:val="28"/>
        </w:rPr>
        <w:t>)</w:t>
      </w:r>
    </w:p>
    <w:p w14:paraId="20712907" w14:textId="682FF492" w:rsidR="004C63F4" w:rsidRPr="00516C80" w:rsidRDefault="00000000" w:rsidP="00516C80">
      <w:pPr>
        <w:spacing w:line="360" w:lineRule="auto"/>
        <w:ind w:firstLineChars="200" w:firstLine="420"/>
        <w:jc w:val="right"/>
        <w:rPr>
          <w:rFonts w:ascii="Times New Roman" w:eastAsia="楷体" w:hAnsi="Times New Roman"/>
          <w:iCs/>
        </w:rPr>
      </w:pPr>
      <m:oMath>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i</m:t>
                </m:r>
              </m:e>
            </m:acc>
          </m:e>
          <m:sub>
            <m:r>
              <w:rPr>
                <w:rFonts w:ascii="Cambria Math" w:eastAsia="楷体" w:hAnsi="Cambria Math"/>
              </w:rPr>
              <m:t>g</m:t>
            </m:r>
          </m:sub>
        </m:sSub>
        <m:d>
          <m:dPr>
            <m:ctrlPr>
              <w:rPr>
                <w:rFonts w:ascii="Cambria Math" w:eastAsia="楷体" w:hAnsi="Cambria Math"/>
                <w:i/>
                <w:iCs/>
              </w:rPr>
            </m:ctrlPr>
          </m:dPr>
          <m:e>
            <m:r>
              <w:rPr>
                <w:rFonts w:ascii="Cambria Math" w:eastAsia="楷体" w:hAnsi="Cambria Math"/>
              </w:rPr>
              <m:t>t</m:t>
            </m:r>
          </m:e>
        </m:d>
        <m:r>
          <w:rPr>
            <w:rFonts w:ascii="Cambria Math" w:eastAsia="楷体" w:hAnsi="Cambria Math"/>
          </w:rPr>
          <m:t>=</m:t>
        </m:r>
        <m:d>
          <m:dPr>
            <m:ctrlPr>
              <w:rPr>
                <w:rFonts w:ascii="Cambria Math" w:eastAsia="楷体" w:hAnsi="Cambria Math"/>
                <w:i/>
                <w:iCs/>
              </w:rPr>
            </m:ctrlPr>
          </m:dPr>
          <m:e>
            <m:sSub>
              <m:sSubPr>
                <m:ctrlPr>
                  <w:rPr>
                    <w:rFonts w:ascii="Cambria Math" w:eastAsia="楷体" w:hAnsi="Cambria Math"/>
                    <w:i/>
                    <w:iCs/>
                  </w:rPr>
                </m:ctrlPr>
              </m:sSubPr>
              <m:e>
                <m:r>
                  <w:rPr>
                    <w:rFonts w:ascii="Cambria Math" w:eastAsia="楷体" w:hAnsi="Cambria Math"/>
                  </w:rPr>
                  <m:t>I</m:t>
                </m:r>
              </m:e>
              <m:sub>
                <m:sSub>
                  <m:sSubPr>
                    <m:ctrlPr>
                      <w:rPr>
                        <w:rFonts w:ascii="Cambria Math" w:eastAsia="楷体" w:hAnsi="Cambria Math"/>
                        <w:i/>
                        <w:iCs/>
                      </w:rPr>
                    </m:ctrlPr>
                  </m:sSubPr>
                  <m:e>
                    <m:r>
                      <w:rPr>
                        <w:rFonts w:ascii="Cambria Math" w:eastAsia="楷体" w:hAnsi="Cambria Math"/>
                      </w:rPr>
                      <m:t>L</m:t>
                    </m:r>
                  </m:e>
                  <m:sub>
                    <m:r>
                      <w:rPr>
                        <w:rFonts w:ascii="Cambria Math" w:eastAsia="楷体" w:hAnsi="Cambria Math"/>
                      </w:rPr>
                      <m:t>1</m:t>
                    </m:r>
                  </m:sub>
                </m:sSub>
              </m:sub>
            </m:sSub>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d</m:t>
                    </m:r>
                  </m:e>
                </m:acc>
              </m:e>
              <m:sub>
                <m:r>
                  <w:rPr>
                    <w:rFonts w:ascii="Cambria Math" w:eastAsia="楷体" w:hAnsi="Cambria Math"/>
                  </w:rPr>
                  <m:t>1</m:t>
                </m:r>
              </m:sub>
            </m:sSub>
            <m:d>
              <m:dPr>
                <m:ctrlPr>
                  <w:rPr>
                    <w:rFonts w:ascii="Cambria Math" w:eastAsia="楷体" w:hAnsi="Cambria Math"/>
                    <w:i/>
                    <w:iCs/>
                  </w:rPr>
                </m:ctrlPr>
              </m:dPr>
              <m:e>
                <m:r>
                  <w:rPr>
                    <w:rFonts w:ascii="Cambria Math" w:eastAsia="楷体" w:hAnsi="Cambria Math"/>
                  </w:rPr>
                  <m:t>s</m:t>
                </m:r>
              </m:e>
            </m:d>
            <m:r>
              <w:rPr>
                <w:rFonts w:ascii="Cambria Math" w:eastAsia="楷体" w:hAnsi="Cambria Math"/>
              </w:rPr>
              <m:t>+</m:t>
            </m:r>
            <m:sSub>
              <m:sSubPr>
                <m:ctrlPr>
                  <w:rPr>
                    <w:rFonts w:ascii="Cambria Math" w:eastAsia="楷体" w:hAnsi="Cambria Math"/>
                    <w:i/>
                    <w:iCs/>
                  </w:rPr>
                </m:ctrlPr>
              </m:sSubPr>
              <m:e>
                <m:r>
                  <w:rPr>
                    <w:rFonts w:ascii="Cambria Math" w:eastAsia="楷体" w:hAnsi="Cambria Math"/>
                  </w:rPr>
                  <m:t>I</m:t>
                </m:r>
              </m:e>
              <m:sub>
                <m:sSub>
                  <m:sSubPr>
                    <m:ctrlPr>
                      <w:rPr>
                        <w:rFonts w:ascii="Cambria Math" w:eastAsia="楷体" w:hAnsi="Cambria Math"/>
                        <w:i/>
                        <w:iCs/>
                      </w:rPr>
                    </m:ctrlPr>
                  </m:sSubPr>
                  <m:e>
                    <m:r>
                      <w:rPr>
                        <w:rFonts w:ascii="Cambria Math" w:eastAsia="楷体" w:hAnsi="Cambria Math"/>
                      </w:rPr>
                      <m:t>L</m:t>
                    </m:r>
                  </m:e>
                  <m:sub>
                    <m:r>
                      <w:rPr>
                        <w:rFonts w:ascii="Cambria Math" w:eastAsia="楷体" w:hAnsi="Cambria Math"/>
                      </w:rPr>
                      <m:t>2</m:t>
                    </m:r>
                  </m:sub>
                </m:sSub>
              </m:sub>
            </m:sSub>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d</m:t>
                    </m:r>
                  </m:e>
                </m:acc>
              </m:e>
              <m:sub>
                <m:r>
                  <w:rPr>
                    <w:rFonts w:ascii="Cambria Math" w:eastAsia="楷体" w:hAnsi="Cambria Math"/>
                  </w:rPr>
                  <m:t>2</m:t>
                </m:r>
              </m:sub>
            </m:sSub>
            <m:d>
              <m:dPr>
                <m:ctrlPr>
                  <w:rPr>
                    <w:rFonts w:ascii="Cambria Math" w:eastAsia="楷体" w:hAnsi="Cambria Math"/>
                    <w:i/>
                    <w:iCs/>
                  </w:rPr>
                </m:ctrlPr>
              </m:dPr>
              <m:e>
                <m:r>
                  <w:rPr>
                    <w:rFonts w:ascii="Cambria Math" w:eastAsia="楷体" w:hAnsi="Cambria Math"/>
                  </w:rPr>
                  <m:t>s</m:t>
                </m:r>
              </m:e>
            </m:d>
          </m:e>
        </m:d>
        <m:r>
          <w:rPr>
            <w:rFonts w:ascii="Cambria Math" w:eastAsia="楷体" w:hAnsi="Cambria Math"/>
          </w:rPr>
          <m:t>+</m:t>
        </m:r>
        <m:d>
          <m:dPr>
            <m:ctrlPr>
              <w:rPr>
                <w:rFonts w:ascii="Cambria Math" w:eastAsia="楷体" w:hAnsi="Cambria Math"/>
                <w:i/>
                <w:iCs/>
              </w:rPr>
            </m:ctrlPr>
          </m:dPr>
          <m:e>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i</m:t>
                    </m:r>
                  </m:e>
                </m:acc>
              </m:e>
              <m:sub>
                <m:sSub>
                  <m:sSubPr>
                    <m:ctrlPr>
                      <w:rPr>
                        <w:rFonts w:ascii="Cambria Math" w:eastAsia="楷体" w:hAnsi="Cambria Math"/>
                        <w:i/>
                        <w:iCs/>
                      </w:rPr>
                    </m:ctrlPr>
                  </m:sSubPr>
                  <m:e>
                    <m:r>
                      <w:rPr>
                        <w:rFonts w:ascii="Cambria Math" w:eastAsia="楷体" w:hAnsi="Cambria Math"/>
                      </w:rPr>
                      <m:t>L</m:t>
                    </m:r>
                  </m:e>
                  <m:sub>
                    <m:r>
                      <w:rPr>
                        <w:rFonts w:ascii="Cambria Math" w:eastAsia="楷体" w:hAnsi="Cambria Math" w:hint="eastAsia"/>
                      </w:rPr>
                      <m:t>1</m:t>
                    </m:r>
                  </m:sub>
                </m:sSub>
              </m:sub>
            </m:sSub>
            <m:d>
              <m:dPr>
                <m:ctrlPr>
                  <w:rPr>
                    <w:rFonts w:ascii="Cambria Math" w:eastAsia="楷体" w:hAnsi="Cambria Math"/>
                    <w:i/>
                    <w:iCs/>
                  </w:rPr>
                </m:ctrlPr>
              </m:dPr>
              <m:e>
                <m:r>
                  <w:rPr>
                    <w:rFonts w:ascii="Cambria Math" w:eastAsia="楷体" w:hAnsi="Cambria Math"/>
                  </w:rPr>
                  <m:t>s</m:t>
                </m:r>
              </m:e>
            </m:d>
            <m:sSub>
              <m:sSubPr>
                <m:ctrlPr>
                  <w:rPr>
                    <w:rFonts w:ascii="Cambria Math" w:eastAsia="楷体" w:hAnsi="Cambria Math"/>
                    <w:i/>
                  </w:rPr>
                </m:ctrlPr>
              </m:sSubPr>
              <m:e>
                <m:r>
                  <w:rPr>
                    <w:rFonts w:ascii="Cambria Math" w:eastAsia="楷体" w:hAnsi="Cambria Math"/>
                  </w:rPr>
                  <m:t>D</m:t>
                </m:r>
              </m:e>
              <m:sub>
                <m:r>
                  <w:rPr>
                    <w:rFonts w:ascii="Cambria Math" w:eastAsia="楷体" w:hAnsi="Cambria Math"/>
                  </w:rPr>
                  <m:t>1</m:t>
                </m:r>
              </m:sub>
            </m:sSub>
            <m:r>
              <w:rPr>
                <w:rFonts w:ascii="Cambria Math" w:eastAsia="楷体" w:hAnsi="Cambria Math"/>
              </w:rPr>
              <m:t>+</m:t>
            </m:r>
            <m:sSub>
              <m:sSubPr>
                <m:ctrlPr>
                  <w:rPr>
                    <w:rFonts w:ascii="Cambria Math" w:eastAsia="楷体" w:hAnsi="Cambria Math"/>
                    <w:i/>
                    <w:iCs/>
                  </w:rPr>
                </m:ctrlPr>
              </m:sSubPr>
              <m:e>
                <m:acc>
                  <m:accPr>
                    <m:ctrlPr>
                      <w:rPr>
                        <w:rFonts w:ascii="Cambria Math" w:eastAsia="楷体" w:hAnsi="Cambria Math"/>
                        <w:iCs/>
                      </w:rPr>
                    </m:ctrlPr>
                  </m:accPr>
                  <m:e>
                    <m:r>
                      <w:rPr>
                        <w:rFonts w:ascii="Cambria Math" w:eastAsia="楷体" w:hAnsi="Cambria Math"/>
                      </w:rPr>
                      <m:t>i</m:t>
                    </m:r>
                  </m:e>
                </m:acc>
              </m:e>
              <m:sub>
                <m:sSub>
                  <m:sSubPr>
                    <m:ctrlPr>
                      <w:rPr>
                        <w:rFonts w:ascii="Cambria Math" w:eastAsia="楷体" w:hAnsi="Cambria Math"/>
                        <w:i/>
                        <w:iCs/>
                      </w:rPr>
                    </m:ctrlPr>
                  </m:sSubPr>
                  <m:e>
                    <m:r>
                      <w:rPr>
                        <w:rFonts w:ascii="Cambria Math" w:eastAsia="楷体" w:hAnsi="Cambria Math"/>
                      </w:rPr>
                      <m:t>L</m:t>
                    </m:r>
                  </m:e>
                  <m:sub>
                    <m:r>
                      <w:rPr>
                        <w:rFonts w:ascii="Cambria Math" w:eastAsia="楷体" w:hAnsi="Cambria Math"/>
                      </w:rPr>
                      <m:t>2</m:t>
                    </m:r>
                  </m:sub>
                </m:sSub>
              </m:sub>
            </m:sSub>
            <m:d>
              <m:dPr>
                <m:ctrlPr>
                  <w:rPr>
                    <w:rFonts w:ascii="Cambria Math" w:eastAsia="楷体" w:hAnsi="Cambria Math"/>
                    <w:i/>
                    <w:iCs/>
                  </w:rPr>
                </m:ctrlPr>
              </m:dPr>
              <m:e>
                <m:r>
                  <w:rPr>
                    <w:rFonts w:ascii="Cambria Math" w:eastAsia="楷体" w:hAnsi="Cambria Math"/>
                  </w:rPr>
                  <m:t>s</m:t>
                </m:r>
              </m:e>
            </m:d>
            <m:sSub>
              <m:sSubPr>
                <m:ctrlPr>
                  <w:rPr>
                    <w:rFonts w:ascii="Cambria Math" w:eastAsia="楷体" w:hAnsi="Cambria Math"/>
                    <w:i/>
                    <w:iCs/>
                  </w:rPr>
                </m:ctrlPr>
              </m:sSubPr>
              <m:e>
                <m:r>
                  <w:rPr>
                    <w:rFonts w:ascii="Cambria Math" w:eastAsia="楷体" w:hAnsi="Cambria Math"/>
                  </w:rPr>
                  <m:t>D</m:t>
                </m:r>
              </m:e>
              <m:sub>
                <m:r>
                  <w:rPr>
                    <w:rFonts w:ascii="Cambria Math" w:eastAsia="楷体" w:hAnsi="Cambria Math"/>
                  </w:rPr>
                  <m:t>2</m:t>
                </m:r>
              </m:sub>
            </m:sSub>
          </m:e>
        </m:d>
      </m:oMath>
      <w:r w:rsidR="00516C80">
        <w:rPr>
          <w:rFonts w:ascii="Times New Roman" w:eastAsia="楷体" w:hAnsi="Times New Roman"/>
          <w:iCs/>
        </w:rPr>
        <w:tab/>
      </w:r>
      <w:r w:rsidR="00516C80">
        <w:rPr>
          <w:rFonts w:ascii="Times New Roman" w:eastAsia="楷体" w:hAnsi="Times New Roman"/>
          <w:iCs/>
        </w:rPr>
        <w:tab/>
      </w:r>
      <w:r w:rsidR="00516C80">
        <w:rPr>
          <w:rFonts w:ascii="Times New Roman" w:eastAsia="楷体" w:hAnsi="Times New Roman"/>
          <w:iCs/>
        </w:rPr>
        <w:tab/>
      </w:r>
      <w:r w:rsidR="00516C80">
        <w:rPr>
          <w:rFonts w:ascii="Times New Roman" w:eastAsia="楷体" w:hAnsi="Times New Roman"/>
          <w:iCs/>
        </w:rPr>
        <w:tab/>
      </w:r>
      <w:r w:rsidR="004C63F4" w:rsidRPr="004C63F4">
        <w:rPr>
          <w:rFonts w:ascii="Times New Roman" w:eastAsia="楷体" w:hAnsi="Times New Roman" w:cs="Times New Roman"/>
          <w:iCs/>
        </w:rPr>
        <w:t xml:space="preserve">  </w:t>
      </w:r>
      <w:r w:rsidR="00766FAE" w:rsidRPr="00EF78D0">
        <w:rPr>
          <w:rFonts w:ascii="Times New Roman" w:eastAsia="楷体" w:hAnsi="Times New Roman" w:cs="Times New Roman" w:hint="eastAsia"/>
          <w:iCs/>
          <w:sz w:val="24"/>
          <w:szCs w:val="28"/>
        </w:rPr>
        <w:t>(2-2-</w:t>
      </w:r>
      <w:r w:rsidR="00766FAE">
        <w:rPr>
          <w:rFonts w:ascii="Times New Roman" w:eastAsia="楷体" w:hAnsi="Times New Roman" w:cs="Times New Roman"/>
          <w:iCs/>
          <w:sz w:val="24"/>
          <w:szCs w:val="28"/>
        </w:rPr>
        <w:t>30</w:t>
      </w:r>
      <w:r w:rsidR="00766FAE" w:rsidRPr="00EF78D0">
        <w:rPr>
          <w:rFonts w:ascii="Times New Roman" w:eastAsia="楷体" w:hAnsi="Times New Roman" w:cs="Times New Roman"/>
          <w:iCs/>
          <w:sz w:val="24"/>
          <w:szCs w:val="28"/>
        </w:rPr>
        <w:t>)</w:t>
      </w:r>
    </w:p>
    <w:p w14:paraId="6AF6C49D" w14:textId="28A3A475" w:rsidR="00E30731" w:rsidRDefault="00E30731" w:rsidP="00E30731">
      <w:pPr>
        <w:spacing w:line="360" w:lineRule="auto"/>
        <w:ind w:firstLineChars="200" w:firstLine="420"/>
        <w:jc w:val="left"/>
        <w:rPr>
          <w:rFonts w:ascii="Times New Roman" w:eastAsia="楷体" w:hAnsi="Times New Roman" w:cs="Times New Roman"/>
          <w:iCs/>
        </w:rPr>
      </w:pPr>
      <w:r>
        <w:rPr>
          <w:rFonts w:ascii="Times New Roman" w:eastAsia="楷体" w:hAnsi="Times New Roman" w:cs="Times New Roman" w:hint="eastAsia"/>
          <w:iCs/>
        </w:rPr>
        <w:t>联立式</w:t>
      </w:r>
      <w:r w:rsidR="00687E8A" w:rsidRPr="00EF78D0">
        <w:rPr>
          <w:rFonts w:ascii="Times New Roman" w:eastAsia="楷体" w:hAnsi="Times New Roman" w:cs="Times New Roman" w:hint="eastAsia"/>
          <w:iCs/>
          <w:sz w:val="24"/>
          <w:szCs w:val="28"/>
        </w:rPr>
        <w:t>(2-2-</w:t>
      </w:r>
      <w:r w:rsidR="00687E8A">
        <w:rPr>
          <w:rFonts w:ascii="Times New Roman" w:eastAsia="楷体" w:hAnsi="Times New Roman" w:cs="Times New Roman" w:hint="eastAsia"/>
          <w:iCs/>
          <w:sz w:val="24"/>
          <w:szCs w:val="28"/>
        </w:rPr>
        <w:t>2</w:t>
      </w:r>
      <w:r w:rsidR="00687E8A">
        <w:rPr>
          <w:rFonts w:ascii="Times New Roman" w:eastAsia="楷体" w:hAnsi="Times New Roman" w:cs="Times New Roman"/>
          <w:iCs/>
          <w:sz w:val="24"/>
          <w:szCs w:val="28"/>
        </w:rPr>
        <w:t>8</w:t>
      </w:r>
      <w:r w:rsidR="00687E8A" w:rsidRPr="00EF78D0">
        <w:rPr>
          <w:rFonts w:ascii="Times New Roman" w:eastAsia="楷体" w:hAnsi="Times New Roman" w:cs="Times New Roman"/>
          <w:iCs/>
          <w:sz w:val="24"/>
          <w:szCs w:val="28"/>
        </w:rPr>
        <w:t>)</w:t>
      </w:r>
      <w:r>
        <w:rPr>
          <w:rFonts w:ascii="Times New Roman" w:eastAsia="楷体" w:hAnsi="Times New Roman" w:cs="Times New Roman" w:hint="eastAsia"/>
          <w:iCs/>
        </w:rPr>
        <w:t>和</w:t>
      </w:r>
      <w:r w:rsidR="00687E8A" w:rsidRPr="00EF78D0">
        <w:rPr>
          <w:rFonts w:ascii="Times New Roman" w:eastAsia="楷体" w:hAnsi="Times New Roman" w:cs="Times New Roman" w:hint="eastAsia"/>
          <w:iCs/>
          <w:sz w:val="24"/>
          <w:szCs w:val="28"/>
        </w:rPr>
        <w:t>(2-2-</w:t>
      </w:r>
      <w:r w:rsidR="00687E8A">
        <w:rPr>
          <w:rFonts w:ascii="Times New Roman" w:eastAsia="楷体" w:hAnsi="Times New Roman" w:cs="Times New Roman" w:hint="eastAsia"/>
          <w:iCs/>
          <w:sz w:val="24"/>
          <w:szCs w:val="28"/>
        </w:rPr>
        <w:t>2</w:t>
      </w:r>
      <w:r w:rsidR="00687E8A">
        <w:rPr>
          <w:rFonts w:ascii="Times New Roman" w:eastAsia="楷体" w:hAnsi="Times New Roman" w:cs="Times New Roman"/>
          <w:iCs/>
          <w:sz w:val="24"/>
          <w:szCs w:val="28"/>
        </w:rPr>
        <w:t>9</w:t>
      </w:r>
      <w:r w:rsidR="00687E8A" w:rsidRPr="00EF78D0">
        <w:rPr>
          <w:rFonts w:ascii="Times New Roman" w:eastAsia="楷体" w:hAnsi="Times New Roman" w:cs="Times New Roman"/>
          <w:iCs/>
          <w:sz w:val="24"/>
          <w:szCs w:val="28"/>
        </w:rPr>
        <w:t>)</w:t>
      </w:r>
      <w:r>
        <w:rPr>
          <w:rFonts w:ascii="Times New Roman" w:eastAsia="楷体" w:hAnsi="Times New Roman" w:cs="Times New Roman" w:hint="eastAsia"/>
          <w:iCs/>
        </w:rPr>
        <w:t>，将</w:t>
      </w:r>
      <m:oMath>
        <m:sSub>
          <m:sSubPr>
            <m:ctrlPr>
              <w:rPr>
                <w:rFonts w:ascii="Cambria Math" w:eastAsia="楷体" w:hAnsi="Cambria Math" w:cs="Times New Roman"/>
                <w:i/>
              </w:rPr>
            </m:ctrlPr>
          </m:sSubPr>
          <m:e>
            <m:acc>
              <m:accPr>
                <m:ctrlPr>
                  <w:rPr>
                    <w:rFonts w:ascii="Cambria Math" w:eastAsia="楷体" w:hAnsi="Cambria Math" w:cs="Times New Roman"/>
                    <w:i/>
                    <w:iCs/>
                  </w:rPr>
                </m:ctrlPr>
              </m:accPr>
              <m:e>
                <m:r>
                  <w:rPr>
                    <w:rFonts w:ascii="Cambria Math" w:eastAsia="楷体" w:hAnsi="Cambria Math" w:cs="Times New Roman"/>
                  </w:rPr>
                  <m:t>d</m:t>
                </m:r>
              </m:e>
            </m:acc>
          </m:e>
          <m:sub>
            <m:r>
              <w:rPr>
                <w:rFonts w:ascii="Cambria Math" w:eastAsia="楷体" w:hAnsi="Cambria Math" w:cs="Times New Roman"/>
              </w:rPr>
              <m:t>1,2</m:t>
            </m:r>
          </m:sub>
        </m:sSub>
        <m:d>
          <m:dPr>
            <m:ctrlPr>
              <w:rPr>
                <w:rFonts w:ascii="Cambria Math" w:eastAsia="楷体" w:hAnsi="Cambria Math" w:cs="Times New Roman"/>
                <w:i/>
              </w:rPr>
            </m:ctrlPr>
          </m:dPr>
          <m:e>
            <m:r>
              <w:rPr>
                <w:rFonts w:ascii="Cambria Math" w:eastAsia="楷体" w:hAnsi="Cambria Math" w:cs="Times New Roman"/>
              </w:rPr>
              <m:t>s</m:t>
            </m:r>
          </m:e>
        </m:d>
      </m:oMath>
      <w:r>
        <w:rPr>
          <w:rFonts w:ascii="Times New Roman" w:eastAsia="楷体" w:hAnsi="Times New Roman" w:cs="Times New Roman" w:hint="eastAsia"/>
          <w:iCs/>
        </w:rPr>
        <w:t>代为</w:t>
      </w:r>
      <w:r>
        <w:rPr>
          <w:rFonts w:ascii="Times New Roman" w:eastAsia="楷体" w:hAnsi="Times New Roman" w:cs="Times New Roman" w:hint="eastAsia"/>
          <w:iCs/>
        </w:rPr>
        <w:t>0</w:t>
      </w:r>
      <w:r>
        <w:rPr>
          <w:rFonts w:ascii="Times New Roman" w:eastAsia="楷体" w:hAnsi="Times New Roman" w:cs="Times New Roman" w:hint="eastAsia"/>
          <w:iCs/>
        </w:rPr>
        <w:t>，可以得到输入电压纹波小信号到输出电压纹波小信号的传递函数</w:t>
      </w:r>
      <m:oMath>
        <m:sSub>
          <m:sSubPr>
            <m:ctrlPr>
              <w:rPr>
                <w:rFonts w:ascii="Cambria Math" w:eastAsia="楷体" w:hAnsi="Cambria Math" w:cs="Times New Roman"/>
                <w:i/>
                <w:iCs/>
              </w:rPr>
            </m:ctrlPr>
          </m:sSubPr>
          <m:e>
            <m:r>
              <w:rPr>
                <w:rFonts w:ascii="Cambria Math" w:eastAsia="楷体" w:hAnsi="Cambria Math" w:cs="Times New Roman" w:hint="eastAsia"/>
              </w:rPr>
              <m:t>G</m:t>
            </m:r>
            <m:ctrlPr>
              <w:rPr>
                <w:rFonts w:ascii="Cambria Math" w:eastAsia="楷体" w:hAnsi="Cambria Math" w:cs="Times New Roman" w:hint="eastAsia"/>
                <w:i/>
                <w:iCs/>
              </w:rPr>
            </m:ctrlPr>
          </m:e>
          <m:sub>
            <m:r>
              <w:rPr>
                <w:rFonts w:ascii="Cambria Math" w:eastAsia="楷体" w:hAnsi="Cambria Math" w:cs="Times New Roman"/>
              </w:rPr>
              <m:t>vg</m:t>
            </m:r>
          </m:sub>
        </m:sSub>
        <m:r>
          <w:rPr>
            <w:rFonts w:ascii="Cambria Math" w:eastAsia="楷体" w:hAnsi="Cambria Math" w:cs="Times New Roman"/>
          </w:rPr>
          <m:t>(s)</m:t>
        </m:r>
      </m:oMath>
      <w:r>
        <w:rPr>
          <w:rFonts w:ascii="Times New Roman" w:eastAsia="楷体" w:hAnsi="Times New Roman" w:cs="Times New Roman" w:hint="eastAsia"/>
          <w:iCs/>
        </w:rPr>
        <w:t>：</w:t>
      </w:r>
    </w:p>
    <w:p w14:paraId="6278795E" w14:textId="0B56B20F" w:rsidR="00E30731" w:rsidRDefault="00000000" w:rsidP="00E30731">
      <w:pPr>
        <w:spacing w:line="360" w:lineRule="auto"/>
        <w:ind w:firstLineChars="200" w:firstLine="720"/>
        <w:jc w:val="right"/>
        <w:rPr>
          <w:rFonts w:ascii="Times New Roman" w:eastAsia="楷体" w:hAnsi="Times New Roman" w:cs="Times New Roman"/>
        </w:rPr>
      </w:pPr>
      <m:oMath>
        <m:sSub>
          <m:sSubPr>
            <m:ctrlPr>
              <w:rPr>
                <w:rFonts w:ascii="Cambria Math" w:eastAsia="楷体" w:hAnsi="Cambria Math" w:cs="Times New Roman"/>
                <w:i/>
                <w:iCs/>
                <w:sz w:val="36"/>
                <w:szCs w:val="40"/>
              </w:rPr>
            </m:ctrlPr>
          </m:sSubPr>
          <m:e>
            <m:r>
              <w:rPr>
                <w:rFonts w:ascii="Cambria Math" w:eastAsia="楷体" w:hAnsi="Cambria Math" w:cs="Times New Roman"/>
                <w:sz w:val="36"/>
                <w:szCs w:val="40"/>
              </w:rPr>
              <m:t>G</m:t>
            </m:r>
          </m:e>
          <m:sub>
            <m:r>
              <w:rPr>
                <w:rFonts w:ascii="Cambria Math" w:eastAsia="楷体" w:hAnsi="Cambria Math" w:cs="Times New Roman"/>
                <w:sz w:val="36"/>
                <w:szCs w:val="40"/>
              </w:rPr>
              <m:t>vg</m:t>
            </m:r>
          </m:sub>
        </m:sSub>
        <m:r>
          <w:rPr>
            <w:rFonts w:ascii="Cambria Math" w:eastAsia="楷体" w:hAnsi="Cambria Math" w:cs="Times New Roman"/>
            <w:sz w:val="36"/>
            <w:szCs w:val="40"/>
          </w:rPr>
          <m:t> </m:t>
        </m:r>
        <m:d>
          <m:dPr>
            <m:ctrlPr>
              <w:rPr>
                <w:rFonts w:ascii="Cambria Math" w:eastAsia="楷体" w:hAnsi="Cambria Math" w:cs="Times New Roman"/>
                <w:i/>
                <w:iCs/>
                <w:sz w:val="36"/>
                <w:szCs w:val="40"/>
              </w:rPr>
            </m:ctrlPr>
          </m:dPr>
          <m:e>
            <m:r>
              <w:rPr>
                <w:rFonts w:ascii="Cambria Math" w:eastAsia="楷体" w:hAnsi="Cambria Math" w:cs="Times New Roman"/>
                <w:sz w:val="36"/>
                <w:szCs w:val="40"/>
              </w:rPr>
              <m:t>s</m:t>
            </m:r>
          </m:e>
        </m:d>
        <m:r>
          <w:rPr>
            <w:rFonts w:ascii="Cambria Math" w:eastAsia="楷体" w:hAnsi="Cambria Math" w:cs="Times New Roman"/>
            <w:sz w:val="36"/>
            <w:szCs w:val="40"/>
          </w:rPr>
          <m:t>=</m:t>
        </m:r>
        <m:f>
          <m:fPr>
            <m:ctrlPr>
              <w:rPr>
                <w:rFonts w:ascii="Cambria Math" w:eastAsia="楷体" w:hAnsi="Cambria Math" w:cs="Times New Roman"/>
                <w:i/>
                <w:iCs/>
                <w:sz w:val="36"/>
                <w:szCs w:val="40"/>
              </w:rPr>
            </m:ctrlPr>
          </m:fPr>
          <m:num>
            <m:r>
              <w:rPr>
                <w:rFonts w:ascii="Cambria Math" w:eastAsia="楷体" w:hAnsi="Cambria Math" w:cs="Times New Roman"/>
                <w:sz w:val="36"/>
                <w:szCs w:val="40"/>
              </w:rPr>
              <m:t>2RD</m:t>
            </m:r>
          </m:num>
          <m:den>
            <m:sSup>
              <m:sSupPr>
                <m:ctrlPr>
                  <w:rPr>
                    <w:rFonts w:ascii="Cambria Math" w:eastAsia="楷体" w:hAnsi="Cambria Math" w:cs="Times New Roman"/>
                    <w:i/>
                    <w:iCs/>
                    <w:sz w:val="36"/>
                    <w:szCs w:val="40"/>
                  </w:rPr>
                </m:ctrlPr>
              </m:sSupPr>
              <m:e>
                <m:r>
                  <w:rPr>
                    <w:rFonts w:ascii="Cambria Math" w:eastAsia="楷体" w:hAnsi="Cambria Math" w:cs="Times New Roman"/>
                    <w:sz w:val="36"/>
                    <w:szCs w:val="40"/>
                  </w:rPr>
                  <m:t>s</m:t>
                </m:r>
              </m:e>
              <m:sup>
                <m:r>
                  <w:rPr>
                    <w:rFonts w:ascii="Cambria Math" w:eastAsia="楷体" w:hAnsi="Cambria Math" w:cs="Times New Roman"/>
                    <w:sz w:val="36"/>
                    <w:szCs w:val="40"/>
                  </w:rPr>
                  <m:t>2</m:t>
                </m:r>
              </m:sup>
            </m:sSup>
            <m:r>
              <w:rPr>
                <w:rFonts w:ascii="Cambria Math" w:eastAsia="楷体" w:hAnsi="Cambria Math" w:cs="Times New Roman"/>
                <w:sz w:val="36"/>
                <w:szCs w:val="40"/>
              </w:rPr>
              <m:t> RLC+sL+2R</m:t>
            </m:r>
          </m:den>
        </m:f>
      </m:oMath>
      <w:r w:rsidR="00E30731">
        <w:rPr>
          <w:rFonts w:ascii="Times New Roman" w:eastAsia="楷体" w:hAnsi="Times New Roman" w:cs="Times New Roman"/>
          <w:iCs/>
        </w:rPr>
        <w:tab/>
      </w:r>
      <w:r w:rsidR="00E30731">
        <w:rPr>
          <w:rFonts w:ascii="Times New Roman" w:eastAsia="楷体" w:hAnsi="Times New Roman" w:cs="Times New Roman"/>
          <w:iCs/>
        </w:rPr>
        <w:tab/>
      </w:r>
      <w:r w:rsidR="00E30731">
        <w:rPr>
          <w:rFonts w:ascii="Times New Roman" w:eastAsia="楷体" w:hAnsi="Times New Roman" w:cs="Times New Roman"/>
          <w:iCs/>
        </w:rPr>
        <w:tab/>
      </w:r>
      <w:r w:rsidR="00E30731">
        <w:rPr>
          <w:rFonts w:ascii="Times New Roman" w:eastAsia="楷体" w:hAnsi="Times New Roman" w:cs="Times New Roman"/>
          <w:iCs/>
        </w:rPr>
        <w:tab/>
      </w:r>
      <w:r w:rsidR="00E30731">
        <w:rPr>
          <w:rFonts w:ascii="Times New Roman" w:eastAsia="楷体" w:hAnsi="Times New Roman" w:cs="Times New Roman"/>
          <w:iCs/>
        </w:rPr>
        <w:tab/>
      </w:r>
      <w:r w:rsidR="00E30731">
        <w:rPr>
          <w:rFonts w:ascii="Times New Roman" w:eastAsia="楷体" w:hAnsi="Times New Roman" w:cs="Times New Roman"/>
          <w:iCs/>
        </w:rPr>
        <w:tab/>
      </w:r>
      <w:r w:rsidR="00E30731">
        <w:rPr>
          <w:rFonts w:ascii="Times New Roman" w:eastAsia="楷体" w:hAnsi="Times New Roman" w:cs="Times New Roman"/>
          <w:iCs/>
        </w:rPr>
        <w:tab/>
      </w:r>
      <w:r w:rsidR="00E30731">
        <w:rPr>
          <w:rFonts w:ascii="Times New Roman" w:eastAsia="楷体" w:hAnsi="Times New Roman" w:cs="Times New Roman"/>
          <w:iCs/>
        </w:rPr>
        <w:tab/>
      </w:r>
      <w:r w:rsidR="00766FAE" w:rsidRPr="00EF78D0">
        <w:rPr>
          <w:rFonts w:ascii="Times New Roman" w:eastAsia="楷体" w:hAnsi="Times New Roman" w:cs="Times New Roman" w:hint="eastAsia"/>
          <w:iCs/>
          <w:sz w:val="24"/>
          <w:szCs w:val="28"/>
        </w:rPr>
        <w:t>(2-2-</w:t>
      </w:r>
      <w:r w:rsidR="00766FAE">
        <w:rPr>
          <w:rFonts w:ascii="Times New Roman" w:eastAsia="楷体" w:hAnsi="Times New Roman" w:cs="Times New Roman"/>
          <w:iCs/>
          <w:sz w:val="24"/>
          <w:szCs w:val="28"/>
        </w:rPr>
        <w:t>31</w:t>
      </w:r>
      <w:r w:rsidR="00766FAE" w:rsidRPr="00EF78D0">
        <w:rPr>
          <w:rFonts w:ascii="Times New Roman" w:eastAsia="楷体" w:hAnsi="Times New Roman" w:cs="Times New Roman"/>
          <w:iCs/>
          <w:sz w:val="24"/>
          <w:szCs w:val="28"/>
        </w:rPr>
        <w:t>)</w:t>
      </w:r>
    </w:p>
    <w:p w14:paraId="6C3DB26E" w14:textId="2F9B5D4B" w:rsidR="00E30731" w:rsidRDefault="00E30731" w:rsidP="00E30731">
      <w:pPr>
        <w:spacing w:line="360" w:lineRule="auto"/>
        <w:jc w:val="left"/>
        <w:rPr>
          <w:rFonts w:ascii="Times New Roman" w:eastAsia="楷体" w:hAnsi="Times New Roman" w:cs="Times New Roman"/>
        </w:rPr>
      </w:pPr>
      <w:r>
        <w:rPr>
          <w:rFonts w:ascii="Times New Roman" w:eastAsia="楷体" w:hAnsi="Times New Roman" w:cs="Times New Roman"/>
        </w:rPr>
        <w:tab/>
      </w:r>
      <w:r>
        <w:rPr>
          <w:rFonts w:ascii="Times New Roman" w:eastAsia="楷体" w:hAnsi="Times New Roman" w:cs="Times New Roman" w:hint="eastAsia"/>
        </w:rPr>
        <w:t>联立式</w:t>
      </w:r>
      <w:r w:rsidR="00687E8A" w:rsidRPr="00EF78D0">
        <w:rPr>
          <w:rFonts w:ascii="Times New Roman" w:eastAsia="楷体" w:hAnsi="Times New Roman" w:cs="Times New Roman" w:hint="eastAsia"/>
          <w:iCs/>
          <w:sz w:val="24"/>
          <w:szCs w:val="28"/>
        </w:rPr>
        <w:t>(2-2-</w:t>
      </w:r>
      <w:r w:rsidR="00687E8A">
        <w:rPr>
          <w:rFonts w:ascii="Times New Roman" w:eastAsia="楷体" w:hAnsi="Times New Roman" w:cs="Times New Roman" w:hint="eastAsia"/>
          <w:iCs/>
          <w:sz w:val="24"/>
          <w:szCs w:val="28"/>
        </w:rPr>
        <w:t>2</w:t>
      </w:r>
      <w:r w:rsidR="00687E8A">
        <w:rPr>
          <w:rFonts w:ascii="Times New Roman" w:eastAsia="楷体" w:hAnsi="Times New Roman" w:cs="Times New Roman"/>
          <w:iCs/>
          <w:sz w:val="24"/>
          <w:szCs w:val="28"/>
        </w:rPr>
        <w:t>8</w:t>
      </w:r>
      <w:r w:rsidR="00687E8A" w:rsidRPr="00EF78D0">
        <w:rPr>
          <w:rFonts w:ascii="Times New Roman" w:eastAsia="楷体" w:hAnsi="Times New Roman" w:cs="Times New Roman"/>
          <w:iCs/>
          <w:sz w:val="24"/>
          <w:szCs w:val="28"/>
        </w:rPr>
        <w:t>)</w:t>
      </w:r>
      <w:r>
        <w:rPr>
          <w:rFonts w:ascii="Times New Roman" w:eastAsia="楷体" w:hAnsi="Times New Roman" w:cs="Times New Roman" w:hint="eastAsia"/>
        </w:rPr>
        <w:t>和</w:t>
      </w:r>
      <w:r w:rsidR="00687E8A" w:rsidRPr="00EF78D0">
        <w:rPr>
          <w:rFonts w:ascii="Times New Roman" w:eastAsia="楷体" w:hAnsi="Times New Roman" w:cs="Times New Roman" w:hint="eastAsia"/>
          <w:iCs/>
          <w:sz w:val="24"/>
          <w:szCs w:val="28"/>
        </w:rPr>
        <w:t>(2-2-</w:t>
      </w:r>
      <w:r w:rsidR="0093795F">
        <w:rPr>
          <w:rFonts w:ascii="Times New Roman" w:eastAsia="楷体" w:hAnsi="Times New Roman" w:cs="Times New Roman"/>
          <w:iCs/>
          <w:sz w:val="24"/>
          <w:szCs w:val="28"/>
        </w:rPr>
        <w:t>30</w:t>
      </w:r>
      <w:r w:rsidR="00687E8A" w:rsidRPr="00EF78D0">
        <w:rPr>
          <w:rFonts w:ascii="Times New Roman" w:eastAsia="楷体" w:hAnsi="Times New Roman" w:cs="Times New Roman"/>
          <w:iCs/>
          <w:sz w:val="24"/>
          <w:szCs w:val="28"/>
        </w:rPr>
        <w:t>)</w:t>
      </w:r>
      <w:r>
        <w:rPr>
          <w:rFonts w:ascii="Times New Roman" w:eastAsia="楷体" w:hAnsi="Times New Roman" w:cs="Times New Roman" w:hint="eastAsia"/>
        </w:rPr>
        <w:t>，将</w:t>
      </w:r>
      <m:oMath>
        <m:sSub>
          <m:sSubPr>
            <m:ctrlPr>
              <w:rPr>
                <w:rFonts w:ascii="Cambria Math" w:eastAsia="楷体" w:hAnsi="Cambria Math" w:cs="Times New Roman"/>
                <w:i/>
              </w:rPr>
            </m:ctrlPr>
          </m:sSubPr>
          <m:e>
            <m:acc>
              <m:accPr>
                <m:ctrlPr>
                  <w:rPr>
                    <w:rFonts w:ascii="Cambria Math" w:eastAsia="楷体" w:hAnsi="Cambria Math" w:cs="Times New Roman"/>
                  </w:rPr>
                </m:ctrlPr>
              </m:accPr>
              <m:e>
                <m:r>
                  <w:rPr>
                    <w:rFonts w:ascii="Cambria Math" w:eastAsia="楷体" w:hAnsi="Cambria Math" w:cs="Times New Roman"/>
                  </w:rPr>
                  <m:t>v</m:t>
                </m:r>
              </m:e>
            </m:acc>
          </m:e>
          <m:sub>
            <m:r>
              <w:rPr>
                <w:rFonts w:ascii="Cambria Math" w:eastAsia="楷体" w:hAnsi="Cambria Math" w:cs="Times New Roman"/>
              </w:rPr>
              <m:t>g</m:t>
            </m:r>
          </m:sub>
        </m:sSub>
        <m:d>
          <m:dPr>
            <m:ctrlPr>
              <w:rPr>
                <w:rFonts w:ascii="Cambria Math" w:eastAsia="楷体" w:hAnsi="Cambria Math" w:cs="Times New Roman"/>
                <w:i/>
              </w:rPr>
            </m:ctrlPr>
          </m:dPr>
          <m:e>
            <m:r>
              <w:rPr>
                <w:rFonts w:ascii="Cambria Math" w:eastAsia="楷体" w:hAnsi="Cambria Math" w:cs="Times New Roman"/>
              </w:rPr>
              <m:t>s</m:t>
            </m:r>
          </m:e>
        </m:d>
      </m:oMath>
      <w:r>
        <w:rPr>
          <w:rFonts w:ascii="Times New Roman" w:eastAsia="楷体" w:hAnsi="Times New Roman" w:cs="Times New Roman" w:hint="eastAsia"/>
        </w:rPr>
        <w:t>代为</w:t>
      </w:r>
      <w:r>
        <w:rPr>
          <w:rFonts w:ascii="Times New Roman" w:eastAsia="楷体" w:hAnsi="Times New Roman" w:cs="Times New Roman" w:hint="eastAsia"/>
        </w:rPr>
        <w:t>0</w:t>
      </w:r>
      <w:r>
        <w:rPr>
          <w:rFonts w:ascii="Times New Roman" w:eastAsia="楷体" w:hAnsi="Times New Roman" w:cs="Times New Roman" w:hint="eastAsia"/>
        </w:rPr>
        <w:t>，可以得到控制小信号到输出电压纹波小信号的传递函数</w:t>
      </w:r>
      <m:oMath>
        <m:sSub>
          <m:sSubPr>
            <m:ctrlPr>
              <w:rPr>
                <w:rFonts w:ascii="Cambria Math" w:eastAsia="楷体" w:hAnsi="Cambria Math" w:cs="Times New Roman"/>
                <w:i/>
              </w:rPr>
            </m:ctrlPr>
          </m:sSubPr>
          <m:e>
            <m:r>
              <w:rPr>
                <w:rFonts w:ascii="Cambria Math" w:eastAsia="楷体" w:hAnsi="Cambria Math" w:cs="Times New Roman" w:hint="eastAsia"/>
              </w:rPr>
              <m:t>G</m:t>
            </m:r>
            <m:ctrlPr>
              <w:rPr>
                <w:rFonts w:ascii="Cambria Math" w:eastAsia="楷体" w:hAnsi="Cambria Math" w:cs="Times New Roman" w:hint="eastAsia"/>
                <w:i/>
              </w:rPr>
            </m:ctrlPr>
          </m:e>
          <m:sub>
            <m:r>
              <w:rPr>
                <w:rFonts w:ascii="Cambria Math" w:eastAsia="楷体" w:hAnsi="Cambria Math" w:cs="Times New Roman"/>
              </w:rPr>
              <m:t>vd</m:t>
            </m:r>
          </m:sub>
        </m:sSub>
        <m:d>
          <m:dPr>
            <m:ctrlPr>
              <w:rPr>
                <w:rFonts w:ascii="Cambria Math" w:eastAsia="楷体" w:hAnsi="Cambria Math" w:cs="Times New Roman"/>
                <w:i/>
              </w:rPr>
            </m:ctrlPr>
          </m:dPr>
          <m:e>
            <m:r>
              <w:rPr>
                <w:rFonts w:ascii="Cambria Math" w:eastAsia="楷体" w:hAnsi="Cambria Math" w:cs="Times New Roman"/>
              </w:rPr>
              <m:t>s</m:t>
            </m:r>
          </m:e>
        </m:d>
      </m:oMath>
      <w:r w:rsidR="007F03D7">
        <w:rPr>
          <w:rFonts w:ascii="Times New Roman" w:eastAsia="楷体" w:hAnsi="Times New Roman" w:cs="Times New Roman" w:hint="eastAsia"/>
        </w:rPr>
        <w:t>:</w:t>
      </w:r>
    </w:p>
    <w:p w14:paraId="27836234" w14:textId="3FD4DF68" w:rsidR="007F03D7" w:rsidRPr="004C63F4" w:rsidRDefault="00000000" w:rsidP="006B05CF">
      <w:pPr>
        <w:spacing w:line="360" w:lineRule="auto"/>
        <w:jc w:val="right"/>
        <w:rPr>
          <w:rFonts w:ascii="Times New Roman" w:eastAsia="楷体" w:hAnsi="Times New Roman" w:cs="Times New Roman"/>
          <w:iCs/>
        </w:rPr>
      </w:pPr>
      <m:oMath>
        <m:sSub>
          <m:sSubPr>
            <m:ctrlPr>
              <w:rPr>
                <w:rFonts w:ascii="Cambria Math" w:eastAsia="楷体" w:hAnsi="Cambria Math" w:cs="Times New Roman"/>
                <w:i/>
                <w:sz w:val="36"/>
                <w:szCs w:val="36"/>
              </w:rPr>
            </m:ctrlPr>
          </m:sSubPr>
          <m:e>
            <m:r>
              <w:rPr>
                <w:rFonts w:ascii="Cambria Math" w:eastAsia="楷体" w:hAnsi="Cambria Math" w:cs="Times New Roman"/>
                <w:sz w:val="36"/>
                <w:szCs w:val="36"/>
              </w:rPr>
              <m:t>G</m:t>
            </m:r>
          </m:e>
          <m:sub>
            <m:r>
              <w:rPr>
                <w:rFonts w:ascii="Cambria Math" w:eastAsia="楷体" w:hAnsi="Cambria Math" w:cs="Times New Roman"/>
                <w:sz w:val="36"/>
                <w:szCs w:val="36"/>
              </w:rPr>
              <m:t>vd</m:t>
            </m:r>
          </m:sub>
        </m:sSub>
        <m:d>
          <m:dPr>
            <m:ctrlPr>
              <w:rPr>
                <w:rFonts w:ascii="Cambria Math" w:eastAsia="楷体" w:hAnsi="Cambria Math" w:cs="Times New Roman"/>
                <w:i/>
                <w:sz w:val="36"/>
                <w:szCs w:val="36"/>
              </w:rPr>
            </m:ctrlPr>
          </m:dPr>
          <m:e>
            <m:r>
              <w:rPr>
                <w:rFonts w:ascii="Cambria Math" w:eastAsia="楷体" w:hAnsi="Cambria Math" w:cs="Times New Roman"/>
                <w:sz w:val="36"/>
                <w:szCs w:val="36"/>
              </w:rPr>
              <m:t>s</m:t>
            </m:r>
          </m:e>
        </m:d>
        <m:r>
          <w:rPr>
            <w:rFonts w:ascii="Cambria Math" w:eastAsia="楷体" w:hAnsi="Cambria Math" w:cs="Times New Roman"/>
            <w:sz w:val="36"/>
            <w:szCs w:val="36"/>
          </w:rPr>
          <m:t>=</m:t>
        </m:r>
        <m:f>
          <m:fPr>
            <m:ctrlPr>
              <w:rPr>
                <w:rFonts w:ascii="Cambria Math" w:eastAsia="楷体" w:hAnsi="Cambria Math" w:cs="Times New Roman"/>
                <w:i/>
                <w:sz w:val="36"/>
                <w:szCs w:val="36"/>
              </w:rPr>
            </m:ctrlPr>
          </m:fPr>
          <m:num>
            <m:r>
              <w:rPr>
                <w:rFonts w:ascii="Cambria Math" w:eastAsia="楷体" w:hAnsi="Cambria Math" w:cs="Times New Roman"/>
                <w:sz w:val="36"/>
                <w:szCs w:val="36"/>
              </w:rPr>
              <m:t>2</m:t>
            </m:r>
            <m:sSub>
              <m:sSubPr>
                <m:ctrlPr>
                  <w:rPr>
                    <w:rFonts w:ascii="Cambria Math" w:eastAsia="楷体" w:hAnsi="Cambria Math" w:cs="Times New Roman"/>
                    <w:i/>
                    <w:sz w:val="36"/>
                    <w:szCs w:val="36"/>
                  </w:rPr>
                </m:ctrlPr>
              </m:sSubPr>
              <m:e>
                <m:r>
                  <w:rPr>
                    <w:rFonts w:ascii="Cambria Math" w:eastAsia="楷体" w:hAnsi="Cambria Math" w:cs="Times New Roman"/>
                    <w:sz w:val="36"/>
                    <w:szCs w:val="36"/>
                  </w:rPr>
                  <m:t>V</m:t>
                </m:r>
              </m:e>
              <m:sub>
                <m:r>
                  <w:rPr>
                    <w:rFonts w:ascii="Cambria Math" w:eastAsia="楷体" w:hAnsi="Cambria Math" w:cs="Times New Roman"/>
                    <w:sz w:val="36"/>
                    <w:szCs w:val="36"/>
                  </w:rPr>
                  <m:t>i</m:t>
                </m:r>
              </m:sub>
            </m:sSub>
          </m:num>
          <m:den>
            <m:sSup>
              <m:sSupPr>
                <m:ctrlPr>
                  <w:rPr>
                    <w:rFonts w:ascii="Cambria Math" w:eastAsia="楷体" w:hAnsi="Cambria Math" w:cs="Times New Roman"/>
                    <w:i/>
                    <w:sz w:val="36"/>
                    <w:szCs w:val="36"/>
                  </w:rPr>
                </m:ctrlPr>
              </m:sSupPr>
              <m:e>
                <m:r>
                  <w:rPr>
                    <w:rFonts w:ascii="Cambria Math" w:eastAsia="楷体" w:hAnsi="Cambria Math" w:cs="Times New Roman"/>
                    <w:sz w:val="36"/>
                    <w:szCs w:val="36"/>
                  </w:rPr>
                  <m:t>s</m:t>
                </m:r>
              </m:e>
              <m:sup>
                <m:r>
                  <w:rPr>
                    <w:rFonts w:ascii="Cambria Math" w:eastAsia="楷体" w:hAnsi="Cambria Math" w:cs="Times New Roman"/>
                    <w:sz w:val="36"/>
                    <w:szCs w:val="36"/>
                  </w:rPr>
                  <m:t>2</m:t>
                </m:r>
              </m:sup>
            </m:sSup>
            <m:r>
              <w:rPr>
                <w:rFonts w:ascii="Cambria Math" w:eastAsia="楷体" w:hAnsi="Cambria Math" w:cs="Times New Roman"/>
                <w:sz w:val="36"/>
                <w:szCs w:val="36"/>
              </w:rPr>
              <m:t>RLC+sL+2R</m:t>
            </m:r>
          </m:den>
        </m:f>
      </m:oMath>
      <w:r w:rsidR="007F03D7">
        <w:rPr>
          <w:rFonts w:ascii="Times New Roman" w:eastAsia="楷体" w:hAnsi="Times New Roman" w:cs="Times New Roman"/>
        </w:rPr>
        <w:tab/>
      </w:r>
      <w:r w:rsidR="007F03D7">
        <w:rPr>
          <w:rFonts w:ascii="Times New Roman" w:eastAsia="楷体" w:hAnsi="Times New Roman" w:cs="Times New Roman"/>
        </w:rPr>
        <w:tab/>
      </w:r>
      <w:r w:rsidR="007F03D7">
        <w:rPr>
          <w:rFonts w:ascii="Times New Roman" w:eastAsia="楷体" w:hAnsi="Times New Roman" w:cs="Times New Roman"/>
        </w:rPr>
        <w:tab/>
      </w:r>
      <w:r w:rsidR="007F03D7">
        <w:rPr>
          <w:rFonts w:ascii="Times New Roman" w:eastAsia="楷体" w:hAnsi="Times New Roman" w:cs="Times New Roman"/>
        </w:rPr>
        <w:tab/>
      </w:r>
      <w:r w:rsidR="007F03D7">
        <w:rPr>
          <w:rFonts w:ascii="Times New Roman" w:eastAsia="楷体" w:hAnsi="Times New Roman" w:cs="Times New Roman"/>
        </w:rPr>
        <w:tab/>
      </w:r>
      <w:r w:rsidR="007F03D7">
        <w:rPr>
          <w:rFonts w:ascii="Times New Roman" w:eastAsia="楷体" w:hAnsi="Times New Roman" w:cs="Times New Roman"/>
        </w:rPr>
        <w:tab/>
      </w:r>
      <w:r w:rsidR="007F03D7">
        <w:rPr>
          <w:rFonts w:ascii="Times New Roman" w:eastAsia="楷体" w:hAnsi="Times New Roman" w:cs="Times New Roman"/>
        </w:rPr>
        <w:tab/>
      </w:r>
      <w:r w:rsidR="007F03D7">
        <w:rPr>
          <w:rFonts w:ascii="Times New Roman" w:eastAsia="楷体" w:hAnsi="Times New Roman" w:cs="Times New Roman"/>
        </w:rPr>
        <w:tab/>
      </w:r>
      <w:r w:rsidR="00766FAE" w:rsidRPr="00EF78D0">
        <w:rPr>
          <w:rFonts w:ascii="Times New Roman" w:eastAsia="楷体" w:hAnsi="Times New Roman" w:cs="Times New Roman" w:hint="eastAsia"/>
          <w:iCs/>
          <w:sz w:val="24"/>
          <w:szCs w:val="28"/>
        </w:rPr>
        <w:t>(2-2-</w:t>
      </w:r>
      <w:r w:rsidR="00766FAE">
        <w:rPr>
          <w:rFonts w:ascii="Times New Roman" w:eastAsia="楷体" w:hAnsi="Times New Roman" w:cs="Times New Roman"/>
          <w:iCs/>
          <w:sz w:val="24"/>
          <w:szCs w:val="28"/>
        </w:rPr>
        <w:t>32</w:t>
      </w:r>
      <w:r w:rsidR="00766FAE" w:rsidRPr="00EF78D0">
        <w:rPr>
          <w:rFonts w:ascii="Times New Roman" w:eastAsia="楷体" w:hAnsi="Times New Roman" w:cs="Times New Roman"/>
          <w:iCs/>
          <w:sz w:val="24"/>
          <w:szCs w:val="28"/>
        </w:rPr>
        <w:t>)</w:t>
      </w:r>
    </w:p>
    <w:p w14:paraId="5060947C" w14:textId="4AA869BE" w:rsidR="004C63F4" w:rsidRPr="000D2E45" w:rsidRDefault="004C63F4" w:rsidP="00CD1D41">
      <w:pPr>
        <w:pStyle w:val="4"/>
        <w:numPr>
          <w:ilvl w:val="1"/>
          <w:numId w:val="12"/>
        </w:numPr>
        <w:ind w:firstLineChars="0"/>
      </w:pPr>
      <w:r w:rsidRPr="000D2E45">
        <w:t>Buck</w:t>
      </w:r>
      <w:r w:rsidRPr="000D2E45">
        <w:rPr>
          <w:rFonts w:hint="eastAsia"/>
        </w:rPr>
        <w:t>变换器</w:t>
      </w:r>
      <w:r>
        <w:rPr>
          <w:rFonts w:hint="eastAsia"/>
        </w:rPr>
        <w:t>器件选型及</w:t>
      </w:r>
      <w:r w:rsidRPr="000D2E45">
        <w:rPr>
          <w:rFonts w:hint="eastAsia"/>
        </w:rPr>
        <w:t>拓扑选择</w:t>
      </w:r>
    </w:p>
    <w:p w14:paraId="242D27A6" w14:textId="77777777" w:rsidR="004C63F4" w:rsidRPr="00C82EC2" w:rsidRDefault="004C63F4" w:rsidP="004C63F4">
      <w:pPr>
        <w:pStyle w:val="x"/>
        <w:ind w:firstLine="420"/>
      </w:pPr>
      <w:r>
        <w:rPr>
          <w:rFonts w:hint="eastAsia"/>
        </w:rPr>
        <w:t>考虑到应用场景具有较大的功率输出，电力器件将会承受较大的电流应力，特别是开关功率器件需要有足够的耐压、同流能力和较小的开关损耗。传统的</w:t>
      </w:r>
      <w:r>
        <w:rPr>
          <w:rFonts w:hint="eastAsia"/>
        </w:rPr>
        <w:t>IGBT</w:t>
      </w:r>
      <w:r>
        <w:rPr>
          <w:rFonts w:hint="eastAsia"/>
        </w:rPr>
        <w:t>功率开关器件难以满足需求，因此考虑</w:t>
      </w:r>
      <w:r>
        <w:rPr>
          <w:rFonts w:hint="eastAsia"/>
        </w:rPr>
        <w:t>S</w:t>
      </w:r>
      <w:r>
        <w:t>iC</w:t>
      </w:r>
      <w:r>
        <w:rPr>
          <w:rFonts w:hint="eastAsia"/>
        </w:rPr>
        <w:t>器件。考虑采用</w:t>
      </w:r>
      <w:r w:rsidRPr="00C82EC2">
        <w:rPr>
          <w:rFonts w:hint="eastAsia"/>
        </w:rPr>
        <w:t>CREE</w:t>
      </w:r>
      <w:r w:rsidRPr="00C82EC2">
        <w:rPr>
          <w:rFonts w:hint="eastAsia"/>
        </w:rPr>
        <w:t>公司的</w:t>
      </w:r>
      <w:r w:rsidRPr="00C82EC2">
        <w:t>CAS120M12BM2</w:t>
      </w:r>
      <w:r w:rsidRPr="00C82EC2">
        <w:rPr>
          <w:rFonts w:hint="eastAsia"/>
        </w:rPr>
        <w:t>型</w:t>
      </w:r>
      <w:r w:rsidRPr="00C82EC2">
        <w:t xml:space="preserve">SiC </w:t>
      </w:r>
      <w:r w:rsidRPr="00C82EC2">
        <w:rPr>
          <w:rFonts w:hint="eastAsia"/>
        </w:rPr>
        <w:t>MOSFET</w:t>
      </w:r>
      <w:r w:rsidRPr="00C82EC2">
        <w:rPr>
          <w:rFonts w:hint="eastAsia"/>
        </w:rPr>
        <w:t>器件，该器件额定电压为</w:t>
      </w:r>
      <w:r w:rsidRPr="00C82EC2">
        <w:rPr>
          <w:rFonts w:hint="eastAsia"/>
        </w:rPr>
        <w:t>1</w:t>
      </w:r>
      <w:r w:rsidRPr="00C82EC2">
        <w:t>200</w:t>
      </w:r>
      <w:r w:rsidRPr="00C82EC2">
        <w:rPr>
          <w:rFonts w:hint="eastAsia"/>
        </w:rPr>
        <w:t>V</w:t>
      </w:r>
      <w:r w:rsidRPr="00C82EC2">
        <w:rPr>
          <w:rFonts w:hint="eastAsia"/>
        </w:rPr>
        <w:t>，额定电流为</w:t>
      </w:r>
      <w:r w:rsidRPr="00C82EC2">
        <w:t>120</w:t>
      </w:r>
      <w:r w:rsidRPr="00C82EC2">
        <w:rPr>
          <w:rFonts w:hint="eastAsia"/>
        </w:rPr>
        <w:t>A</w:t>
      </w:r>
      <w:r w:rsidRPr="00C82EC2">
        <w:rPr>
          <w:rFonts w:hint="eastAsia"/>
        </w:rPr>
        <w:t>。</w:t>
      </w:r>
    </w:p>
    <w:p w14:paraId="7356D388" w14:textId="5E617596" w:rsidR="004C63F4" w:rsidRPr="00C82EC2" w:rsidRDefault="004C63F4" w:rsidP="004C63F4">
      <w:pPr>
        <w:pStyle w:val="x"/>
        <w:ind w:firstLine="420"/>
        <w:jc w:val="center"/>
      </w:pPr>
      <w:r>
        <w:rPr>
          <w:rFonts w:hint="eastAsia"/>
        </w:rPr>
        <w:t>表</w:t>
      </w:r>
      <w:r w:rsidR="000C1F7A">
        <w:t>2</w:t>
      </w:r>
      <w:r>
        <w:rPr>
          <w:rFonts w:hint="eastAsia"/>
        </w:rPr>
        <w:t>.2</w:t>
      </w:r>
      <w:r>
        <w:t xml:space="preserve"> </w:t>
      </w:r>
      <w:r w:rsidRPr="00C82EC2">
        <w:t>C2M0160120D</w:t>
      </w:r>
      <w:r w:rsidRPr="00C82EC2">
        <w:rPr>
          <w:rFonts w:hint="eastAsia"/>
        </w:rPr>
        <w:t>主要参数</w:t>
      </w:r>
    </w:p>
    <w:tbl>
      <w:tblPr>
        <w:tblStyle w:val="a7"/>
        <w:tblW w:w="0" w:type="auto"/>
        <w:jc w:val="center"/>
        <w:tblLook w:val="04A0" w:firstRow="1" w:lastRow="0" w:firstColumn="1" w:lastColumn="0" w:noHBand="0" w:noVBand="1"/>
      </w:tblPr>
      <w:tblGrid>
        <w:gridCol w:w="2074"/>
        <w:gridCol w:w="2074"/>
        <w:gridCol w:w="2074"/>
        <w:gridCol w:w="2074"/>
      </w:tblGrid>
      <w:tr w:rsidR="004C63F4" w:rsidRPr="00C82EC2" w14:paraId="26A834F3" w14:textId="77777777" w:rsidTr="00C30D2B">
        <w:trPr>
          <w:jc w:val="center"/>
        </w:trPr>
        <w:tc>
          <w:tcPr>
            <w:tcW w:w="2074" w:type="dxa"/>
            <w:vAlign w:val="center"/>
          </w:tcPr>
          <w:p w14:paraId="64FE0C81" w14:textId="77777777" w:rsidR="004C63F4" w:rsidRPr="00C82EC2" w:rsidRDefault="004C63F4" w:rsidP="00C30D2B">
            <w:pPr>
              <w:pStyle w:val="x"/>
              <w:ind w:firstLine="420"/>
            </w:pPr>
            <w:r w:rsidRPr="00C82EC2">
              <w:rPr>
                <w:rFonts w:hint="eastAsia"/>
              </w:rPr>
              <w:t>序号</w:t>
            </w:r>
          </w:p>
        </w:tc>
        <w:tc>
          <w:tcPr>
            <w:tcW w:w="2074" w:type="dxa"/>
            <w:vAlign w:val="center"/>
          </w:tcPr>
          <w:p w14:paraId="013293B3" w14:textId="77777777" w:rsidR="004C63F4" w:rsidRPr="00C82EC2" w:rsidRDefault="004C63F4" w:rsidP="00C30D2B">
            <w:pPr>
              <w:pStyle w:val="x"/>
              <w:ind w:firstLine="420"/>
            </w:pPr>
            <w:r w:rsidRPr="00C82EC2">
              <w:rPr>
                <w:rFonts w:hint="eastAsia"/>
              </w:rPr>
              <w:t>参数</w:t>
            </w:r>
          </w:p>
        </w:tc>
        <w:tc>
          <w:tcPr>
            <w:tcW w:w="2074" w:type="dxa"/>
            <w:vAlign w:val="center"/>
          </w:tcPr>
          <w:p w14:paraId="0C58DD8C" w14:textId="77777777" w:rsidR="004C63F4" w:rsidRPr="00C82EC2" w:rsidRDefault="004C63F4" w:rsidP="00C30D2B">
            <w:pPr>
              <w:pStyle w:val="x"/>
              <w:ind w:firstLine="420"/>
            </w:pPr>
            <w:r w:rsidRPr="00C82EC2">
              <w:rPr>
                <w:rFonts w:hint="eastAsia"/>
              </w:rPr>
              <w:t>测试条件</w:t>
            </w:r>
          </w:p>
        </w:tc>
        <w:tc>
          <w:tcPr>
            <w:tcW w:w="2074" w:type="dxa"/>
            <w:vAlign w:val="center"/>
          </w:tcPr>
          <w:p w14:paraId="4837FB15" w14:textId="77777777" w:rsidR="004C63F4" w:rsidRPr="00C82EC2" w:rsidRDefault="004C63F4" w:rsidP="00C30D2B">
            <w:pPr>
              <w:pStyle w:val="x"/>
              <w:ind w:firstLine="420"/>
            </w:pPr>
            <w:r w:rsidRPr="00C82EC2">
              <w:rPr>
                <w:rFonts w:hint="eastAsia"/>
              </w:rPr>
              <w:t>值</w:t>
            </w:r>
          </w:p>
        </w:tc>
      </w:tr>
      <w:tr w:rsidR="004C63F4" w:rsidRPr="00C82EC2" w14:paraId="29FC49D3" w14:textId="77777777" w:rsidTr="00C30D2B">
        <w:trPr>
          <w:jc w:val="center"/>
        </w:trPr>
        <w:tc>
          <w:tcPr>
            <w:tcW w:w="2074" w:type="dxa"/>
            <w:vAlign w:val="center"/>
          </w:tcPr>
          <w:p w14:paraId="1E04280B" w14:textId="77777777" w:rsidR="004C63F4" w:rsidRPr="00C82EC2" w:rsidRDefault="004C63F4" w:rsidP="00C30D2B">
            <w:pPr>
              <w:pStyle w:val="x"/>
              <w:ind w:firstLine="420"/>
            </w:pPr>
            <w:r w:rsidRPr="00C82EC2">
              <w:rPr>
                <w:rFonts w:hint="eastAsia"/>
              </w:rPr>
              <w:t>1</w:t>
            </w:r>
          </w:p>
        </w:tc>
        <w:tc>
          <w:tcPr>
            <w:tcW w:w="2074" w:type="dxa"/>
            <w:vAlign w:val="center"/>
          </w:tcPr>
          <w:p w14:paraId="2080F8B4" w14:textId="77777777" w:rsidR="004C63F4" w:rsidRPr="00C82EC2" w:rsidRDefault="004C63F4" w:rsidP="00C30D2B">
            <w:pPr>
              <w:pStyle w:val="x"/>
              <w:ind w:firstLine="420"/>
            </w:pPr>
            <w:r w:rsidRPr="00C82EC2">
              <w:rPr>
                <w:rFonts w:hint="eastAsia"/>
              </w:rPr>
              <w:t>V</w:t>
            </w:r>
            <w:r w:rsidRPr="00C82EC2">
              <w:rPr>
                <w:rFonts w:hint="eastAsia"/>
                <w:vertAlign w:val="subscript"/>
              </w:rPr>
              <w:t>DSmax</w:t>
            </w:r>
            <w:r w:rsidRPr="00C82EC2">
              <w:rPr>
                <w:rFonts w:hint="eastAsia"/>
              </w:rPr>
              <w:t>(V)</w:t>
            </w:r>
          </w:p>
        </w:tc>
        <w:tc>
          <w:tcPr>
            <w:tcW w:w="2074" w:type="dxa"/>
            <w:vAlign w:val="center"/>
          </w:tcPr>
          <w:p w14:paraId="0ED1C88B" w14:textId="77777777" w:rsidR="004C63F4" w:rsidRPr="00C82EC2" w:rsidRDefault="004C63F4" w:rsidP="00C30D2B">
            <w:pPr>
              <w:pStyle w:val="x"/>
              <w:ind w:firstLine="420"/>
            </w:pPr>
            <w:r w:rsidRPr="00C82EC2">
              <w:rPr>
                <w:rFonts w:hint="eastAsia"/>
              </w:rPr>
              <w:t>V</w:t>
            </w:r>
            <w:r w:rsidRPr="00C82EC2">
              <w:rPr>
                <w:rFonts w:hint="eastAsia"/>
                <w:vertAlign w:val="subscript"/>
              </w:rPr>
              <w:t>GS</w:t>
            </w:r>
            <w:r w:rsidRPr="00C82EC2">
              <w:rPr>
                <w:rFonts w:hint="eastAsia"/>
              </w:rPr>
              <w:t>=</w:t>
            </w:r>
            <w:r w:rsidRPr="00C82EC2">
              <w:t>0</w:t>
            </w:r>
          </w:p>
        </w:tc>
        <w:tc>
          <w:tcPr>
            <w:tcW w:w="2074" w:type="dxa"/>
            <w:vAlign w:val="center"/>
          </w:tcPr>
          <w:p w14:paraId="210723FC" w14:textId="77777777" w:rsidR="004C63F4" w:rsidRPr="00C82EC2" w:rsidRDefault="004C63F4" w:rsidP="00C30D2B">
            <w:pPr>
              <w:pStyle w:val="x"/>
              <w:ind w:firstLine="420"/>
            </w:pPr>
            <w:r w:rsidRPr="00C82EC2">
              <w:rPr>
                <w:rFonts w:hint="eastAsia"/>
              </w:rPr>
              <w:t>1</w:t>
            </w:r>
            <w:r w:rsidRPr="00C82EC2">
              <w:t>200</w:t>
            </w:r>
          </w:p>
        </w:tc>
      </w:tr>
      <w:tr w:rsidR="004C63F4" w:rsidRPr="00C82EC2" w14:paraId="27E5EEDA" w14:textId="77777777" w:rsidTr="00C30D2B">
        <w:trPr>
          <w:jc w:val="center"/>
        </w:trPr>
        <w:tc>
          <w:tcPr>
            <w:tcW w:w="2074" w:type="dxa"/>
            <w:vMerge w:val="restart"/>
            <w:vAlign w:val="center"/>
          </w:tcPr>
          <w:p w14:paraId="4EA8DDDF" w14:textId="77777777" w:rsidR="004C63F4" w:rsidRPr="00C82EC2" w:rsidRDefault="004C63F4" w:rsidP="00C30D2B">
            <w:pPr>
              <w:pStyle w:val="x"/>
              <w:ind w:firstLine="420"/>
            </w:pPr>
            <w:r w:rsidRPr="00C82EC2">
              <w:t>2</w:t>
            </w:r>
          </w:p>
        </w:tc>
        <w:tc>
          <w:tcPr>
            <w:tcW w:w="2074" w:type="dxa"/>
            <w:vMerge w:val="restart"/>
            <w:vAlign w:val="center"/>
          </w:tcPr>
          <w:p w14:paraId="3F549305" w14:textId="77777777" w:rsidR="004C63F4" w:rsidRPr="00C82EC2" w:rsidRDefault="004C63F4" w:rsidP="00C30D2B">
            <w:pPr>
              <w:pStyle w:val="x"/>
              <w:ind w:firstLine="420"/>
            </w:pPr>
            <w:r w:rsidRPr="00C82EC2">
              <w:rPr>
                <w:rFonts w:hint="eastAsia"/>
              </w:rPr>
              <w:t>I</w:t>
            </w:r>
            <w:r w:rsidRPr="00C82EC2">
              <w:rPr>
                <w:vertAlign w:val="subscript"/>
              </w:rPr>
              <w:t>D</w:t>
            </w:r>
            <w:r w:rsidRPr="00C82EC2">
              <w:t>(A)</w:t>
            </w:r>
          </w:p>
        </w:tc>
        <w:tc>
          <w:tcPr>
            <w:tcW w:w="2074" w:type="dxa"/>
            <w:vAlign w:val="center"/>
          </w:tcPr>
          <w:p w14:paraId="2A990CF2" w14:textId="77777777" w:rsidR="004C63F4" w:rsidRPr="00C82EC2" w:rsidRDefault="004C63F4" w:rsidP="00C30D2B">
            <w:pPr>
              <w:pStyle w:val="x"/>
              <w:ind w:firstLine="420"/>
            </w:pPr>
            <w:r w:rsidRPr="00C82EC2">
              <w:rPr>
                <w:rFonts w:hint="eastAsia"/>
              </w:rPr>
              <w:t>T</w:t>
            </w:r>
            <w:r w:rsidRPr="00C82EC2">
              <w:t>c=25</w:t>
            </w:r>
            <w:r w:rsidRPr="00C82EC2">
              <w:rPr>
                <w:rFonts w:hint="eastAsia"/>
              </w:rPr>
              <w:t>℃</w:t>
            </w:r>
          </w:p>
        </w:tc>
        <w:tc>
          <w:tcPr>
            <w:tcW w:w="2074" w:type="dxa"/>
            <w:vAlign w:val="center"/>
          </w:tcPr>
          <w:p w14:paraId="4C92697E" w14:textId="77777777" w:rsidR="004C63F4" w:rsidRPr="00C82EC2" w:rsidRDefault="004C63F4" w:rsidP="00C30D2B">
            <w:pPr>
              <w:pStyle w:val="x"/>
              <w:ind w:firstLine="420"/>
            </w:pPr>
            <w:r w:rsidRPr="00C82EC2">
              <w:t>193</w:t>
            </w:r>
          </w:p>
        </w:tc>
      </w:tr>
      <w:tr w:rsidR="004C63F4" w:rsidRPr="00C82EC2" w14:paraId="61BBDA93" w14:textId="77777777" w:rsidTr="00C30D2B">
        <w:trPr>
          <w:jc w:val="center"/>
        </w:trPr>
        <w:tc>
          <w:tcPr>
            <w:tcW w:w="2074" w:type="dxa"/>
            <w:vMerge/>
            <w:vAlign w:val="center"/>
          </w:tcPr>
          <w:p w14:paraId="3B08E023" w14:textId="77777777" w:rsidR="004C63F4" w:rsidRPr="00C82EC2" w:rsidRDefault="004C63F4" w:rsidP="00C30D2B">
            <w:pPr>
              <w:pStyle w:val="x"/>
              <w:ind w:firstLine="420"/>
            </w:pPr>
          </w:p>
        </w:tc>
        <w:tc>
          <w:tcPr>
            <w:tcW w:w="2074" w:type="dxa"/>
            <w:vMerge/>
            <w:vAlign w:val="center"/>
          </w:tcPr>
          <w:p w14:paraId="5E8B685E" w14:textId="77777777" w:rsidR="004C63F4" w:rsidRPr="00C82EC2" w:rsidRDefault="004C63F4" w:rsidP="00C30D2B">
            <w:pPr>
              <w:pStyle w:val="x"/>
              <w:ind w:firstLine="420"/>
            </w:pPr>
          </w:p>
        </w:tc>
        <w:tc>
          <w:tcPr>
            <w:tcW w:w="2074" w:type="dxa"/>
            <w:vAlign w:val="center"/>
          </w:tcPr>
          <w:p w14:paraId="252FCD32" w14:textId="77777777" w:rsidR="004C63F4" w:rsidRPr="00C82EC2" w:rsidRDefault="004C63F4" w:rsidP="00C30D2B">
            <w:pPr>
              <w:pStyle w:val="x"/>
              <w:ind w:firstLine="420"/>
            </w:pPr>
            <w:r w:rsidRPr="00C82EC2">
              <w:rPr>
                <w:rFonts w:hint="eastAsia"/>
              </w:rPr>
              <w:t>T</w:t>
            </w:r>
            <w:r w:rsidRPr="00C82EC2">
              <w:t>c=90</w:t>
            </w:r>
            <w:r w:rsidRPr="00C82EC2">
              <w:rPr>
                <w:rFonts w:hint="eastAsia"/>
              </w:rPr>
              <w:t>℃</w:t>
            </w:r>
          </w:p>
        </w:tc>
        <w:tc>
          <w:tcPr>
            <w:tcW w:w="2074" w:type="dxa"/>
            <w:vAlign w:val="center"/>
          </w:tcPr>
          <w:p w14:paraId="35DFB1FC" w14:textId="77777777" w:rsidR="004C63F4" w:rsidRPr="00C82EC2" w:rsidRDefault="004C63F4" w:rsidP="00C30D2B">
            <w:pPr>
              <w:pStyle w:val="x"/>
              <w:ind w:firstLine="420"/>
            </w:pPr>
            <w:r w:rsidRPr="00C82EC2">
              <w:t>138</w:t>
            </w:r>
          </w:p>
        </w:tc>
      </w:tr>
      <w:tr w:rsidR="004C63F4" w:rsidRPr="00C82EC2" w14:paraId="7B02552D" w14:textId="77777777" w:rsidTr="00C30D2B">
        <w:trPr>
          <w:jc w:val="center"/>
        </w:trPr>
        <w:tc>
          <w:tcPr>
            <w:tcW w:w="2074" w:type="dxa"/>
            <w:vAlign w:val="center"/>
          </w:tcPr>
          <w:p w14:paraId="7EBD24EC" w14:textId="77777777" w:rsidR="004C63F4" w:rsidRPr="00C82EC2" w:rsidRDefault="004C63F4" w:rsidP="00C30D2B">
            <w:pPr>
              <w:pStyle w:val="x"/>
              <w:ind w:firstLine="420"/>
            </w:pPr>
            <w:r w:rsidRPr="00C82EC2">
              <w:rPr>
                <w:rFonts w:hint="eastAsia"/>
              </w:rPr>
              <w:t>3</w:t>
            </w:r>
          </w:p>
        </w:tc>
        <w:tc>
          <w:tcPr>
            <w:tcW w:w="2074" w:type="dxa"/>
            <w:vAlign w:val="center"/>
          </w:tcPr>
          <w:p w14:paraId="393E64AD" w14:textId="77777777" w:rsidR="004C63F4" w:rsidRPr="00C82EC2" w:rsidRDefault="004C63F4" w:rsidP="00C30D2B">
            <w:pPr>
              <w:pStyle w:val="x"/>
              <w:ind w:firstLine="420"/>
            </w:pPr>
            <w:r w:rsidRPr="00C82EC2">
              <w:rPr>
                <w:rFonts w:hint="eastAsia"/>
              </w:rPr>
              <w:t>T</w:t>
            </w:r>
            <w:r w:rsidRPr="00C82EC2">
              <w:rPr>
                <w:rFonts w:hint="eastAsia"/>
                <w:vertAlign w:val="subscript"/>
              </w:rPr>
              <w:t>J</w:t>
            </w:r>
            <w:r w:rsidRPr="00C82EC2">
              <w:t>(</w:t>
            </w:r>
            <w:r w:rsidRPr="00C82EC2">
              <w:rPr>
                <w:rFonts w:hint="eastAsia"/>
              </w:rPr>
              <w:t>℃</w:t>
            </w:r>
            <w:r w:rsidRPr="00C82EC2">
              <w:t>)</w:t>
            </w:r>
          </w:p>
        </w:tc>
        <w:tc>
          <w:tcPr>
            <w:tcW w:w="2074" w:type="dxa"/>
            <w:vAlign w:val="center"/>
          </w:tcPr>
          <w:p w14:paraId="29A90CE7" w14:textId="77777777" w:rsidR="004C63F4" w:rsidRPr="00C82EC2" w:rsidRDefault="004C63F4" w:rsidP="00C30D2B">
            <w:pPr>
              <w:pStyle w:val="x"/>
              <w:ind w:firstLine="420"/>
            </w:pPr>
            <w:r w:rsidRPr="00C82EC2">
              <w:rPr>
                <w:rFonts w:hint="eastAsia"/>
              </w:rPr>
              <w:t>-</w:t>
            </w:r>
          </w:p>
        </w:tc>
        <w:tc>
          <w:tcPr>
            <w:tcW w:w="2074" w:type="dxa"/>
            <w:vAlign w:val="center"/>
          </w:tcPr>
          <w:p w14:paraId="5560BB68" w14:textId="77777777" w:rsidR="004C63F4" w:rsidRPr="00C82EC2" w:rsidRDefault="004C63F4" w:rsidP="00C30D2B">
            <w:pPr>
              <w:pStyle w:val="x"/>
              <w:ind w:firstLine="420"/>
            </w:pPr>
            <w:r w:rsidRPr="00C82EC2">
              <w:rPr>
                <w:rFonts w:hint="eastAsia"/>
              </w:rPr>
              <w:t>-</w:t>
            </w:r>
            <w:r w:rsidRPr="00C82EC2">
              <w:t>55~150</w:t>
            </w:r>
          </w:p>
        </w:tc>
      </w:tr>
      <w:tr w:rsidR="004C63F4" w:rsidRPr="00C82EC2" w14:paraId="08C763FF" w14:textId="77777777" w:rsidTr="00C30D2B">
        <w:trPr>
          <w:jc w:val="center"/>
        </w:trPr>
        <w:tc>
          <w:tcPr>
            <w:tcW w:w="2074" w:type="dxa"/>
            <w:vAlign w:val="center"/>
          </w:tcPr>
          <w:p w14:paraId="238A9BBB" w14:textId="77777777" w:rsidR="004C63F4" w:rsidRPr="00C82EC2" w:rsidRDefault="004C63F4" w:rsidP="00C30D2B">
            <w:pPr>
              <w:pStyle w:val="x"/>
              <w:ind w:firstLine="420"/>
            </w:pPr>
            <w:r w:rsidRPr="00C82EC2">
              <w:rPr>
                <w:rFonts w:hint="eastAsia"/>
              </w:rPr>
              <w:t>4</w:t>
            </w:r>
          </w:p>
        </w:tc>
        <w:tc>
          <w:tcPr>
            <w:tcW w:w="2074" w:type="dxa"/>
            <w:vAlign w:val="center"/>
          </w:tcPr>
          <w:p w14:paraId="17851C7E" w14:textId="77777777" w:rsidR="004C63F4" w:rsidRPr="00C82EC2" w:rsidRDefault="004C63F4" w:rsidP="00C30D2B">
            <w:pPr>
              <w:pStyle w:val="x"/>
              <w:ind w:firstLine="420"/>
            </w:pPr>
            <w:r w:rsidRPr="00C82EC2">
              <w:t>R</w:t>
            </w:r>
            <w:r w:rsidRPr="00C82EC2">
              <w:rPr>
                <w:rFonts w:hint="eastAsia"/>
                <w:vertAlign w:val="subscript"/>
              </w:rPr>
              <w:t>th</w:t>
            </w:r>
            <w:r w:rsidRPr="00C82EC2">
              <w:rPr>
                <w:vertAlign w:val="subscript"/>
              </w:rPr>
              <w:t>JCM</w:t>
            </w:r>
            <w:r w:rsidRPr="00C82EC2">
              <w:t>(</w:t>
            </w:r>
            <w:r w:rsidRPr="00C82EC2">
              <w:rPr>
                <w:rFonts w:hint="eastAsia"/>
              </w:rPr>
              <w:t>℃</w:t>
            </w:r>
            <w:r w:rsidRPr="00C82EC2">
              <w:rPr>
                <w:rFonts w:hint="eastAsia"/>
              </w:rPr>
              <w:t>/</w:t>
            </w:r>
            <w:r w:rsidRPr="00C82EC2">
              <w:t>W)</w:t>
            </w:r>
          </w:p>
        </w:tc>
        <w:tc>
          <w:tcPr>
            <w:tcW w:w="2074" w:type="dxa"/>
            <w:vAlign w:val="center"/>
          </w:tcPr>
          <w:p w14:paraId="68A2D328" w14:textId="77777777" w:rsidR="004C63F4" w:rsidRPr="00C82EC2" w:rsidRDefault="004C63F4" w:rsidP="00C30D2B">
            <w:pPr>
              <w:pStyle w:val="x"/>
              <w:ind w:firstLine="420"/>
            </w:pPr>
            <w:r w:rsidRPr="00C82EC2">
              <w:rPr>
                <w:rFonts w:hint="eastAsia"/>
              </w:rPr>
              <w:t>-</w:t>
            </w:r>
          </w:p>
        </w:tc>
        <w:tc>
          <w:tcPr>
            <w:tcW w:w="2074" w:type="dxa"/>
            <w:vAlign w:val="center"/>
          </w:tcPr>
          <w:p w14:paraId="498B8703" w14:textId="77777777" w:rsidR="004C63F4" w:rsidRPr="00C82EC2" w:rsidRDefault="004C63F4" w:rsidP="00C30D2B">
            <w:pPr>
              <w:pStyle w:val="x"/>
              <w:ind w:firstLine="420"/>
            </w:pPr>
            <w:r w:rsidRPr="00C82EC2">
              <w:t>0.125</w:t>
            </w:r>
          </w:p>
        </w:tc>
      </w:tr>
    </w:tbl>
    <w:p w14:paraId="6453E24F" w14:textId="77777777" w:rsidR="004C63F4" w:rsidRPr="00C82EC2" w:rsidRDefault="004C63F4" w:rsidP="004C63F4">
      <w:pPr>
        <w:pStyle w:val="x"/>
        <w:ind w:firstLine="420"/>
      </w:pPr>
      <w:r w:rsidRPr="00C82EC2">
        <w:t>CAS120M12BM2</w:t>
      </w:r>
      <w:r w:rsidRPr="00C82EC2">
        <w:rPr>
          <w:rFonts w:hint="eastAsia"/>
        </w:rPr>
        <w:t>型</w:t>
      </w:r>
      <w:r w:rsidRPr="00C82EC2">
        <w:t xml:space="preserve">SiC </w:t>
      </w:r>
      <w:r w:rsidRPr="00C82EC2">
        <w:rPr>
          <w:rFonts w:hint="eastAsia"/>
        </w:rPr>
        <w:t>MOSFET</w:t>
      </w:r>
      <w:r w:rsidRPr="00C82EC2">
        <w:rPr>
          <w:rFonts w:hint="eastAsia"/>
        </w:rPr>
        <w:t>器件的导通损耗和开关损耗计算为：</w:t>
      </w:r>
    </w:p>
    <w:p w14:paraId="011DE524" w14:textId="77777777" w:rsidR="004C63F4" w:rsidRPr="00C82EC2" w:rsidRDefault="00000000" w:rsidP="004C63F4">
      <w:pPr>
        <w:pStyle w:val="x"/>
        <w:ind w:firstLine="420"/>
      </w:pPr>
      <m:oMathPara>
        <m:oMath>
          <m:sSub>
            <m:sSubPr>
              <m:ctrlPr>
                <w:rPr>
                  <w:rFonts w:ascii="Cambria Math" w:hAnsi="Cambria Math"/>
                </w:rPr>
              </m:ctrlPr>
            </m:sSubPr>
            <m:e>
              <m:r>
                <w:rPr>
                  <w:rFonts w:ascii="Cambria Math" w:hAnsi="Cambria Math"/>
                </w:rPr>
                <m:t>P</m:t>
              </m:r>
            </m:e>
            <m:sub>
              <m:r>
                <m:rPr>
                  <m:sty m:val="p"/>
                </m:rPr>
                <w:rPr>
                  <w:rFonts w:ascii="Cambria Math" w:hAnsi="Cambria Math"/>
                </w:rPr>
                <m:t>cond</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m:rPr>
                  <m:sty m:val="p"/>
                </m:rPr>
                <w:rPr>
                  <w:rFonts w:ascii="Cambria Math" w:hAnsi="Cambria Math"/>
                </w:rPr>
                <m:t>DS</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DS</m:t>
              </m:r>
              <m:d>
                <m:dPr>
                  <m:ctrlPr>
                    <w:rPr>
                      <w:rFonts w:ascii="Cambria Math" w:hAnsi="Cambria Math"/>
                    </w:rPr>
                  </m:ctrlPr>
                </m:dPr>
                <m:e>
                  <m:r>
                    <m:rPr>
                      <m:sty m:val="p"/>
                    </m:rPr>
                    <w:rPr>
                      <w:rFonts w:ascii="Cambria Math" w:hAnsi="Cambria Math"/>
                    </w:rPr>
                    <m:t>on,</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vj</m:t>
                      </m:r>
                    </m:sub>
                  </m:sSub>
                  <m:r>
                    <m:rPr>
                      <m:sty m:val="p"/>
                    </m:rPr>
                    <w:rPr>
                      <w:rFonts w:ascii="Cambria Math" w:hAnsi="Cambria Math"/>
                    </w:rPr>
                    <m:t>=150</m:t>
                  </m:r>
                  <m:r>
                    <m:rPr>
                      <m:sty m:val="p"/>
                    </m:rPr>
                    <w:rPr>
                      <w:rFonts w:ascii="Cambria Math" w:hAnsi="Cambria Math" w:hint="eastAsia"/>
                    </w:rPr>
                    <m:t>℃</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m:oMathPara>
    </w:p>
    <w:p w14:paraId="72EC53E4" w14:textId="77777777" w:rsidR="004C63F4" w:rsidRPr="00C82EC2" w:rsidRDefault="00000000" w:rsidP="004C63F4">
      <w:pPr>
        <w:pStyle w:val="x"/>
        <w:ind w:firstLine="420"/>
        <w:rPr>
          <w:i/>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SW(T)</m:t>
              </m:r>
            </m:sub>
          </m:sSub>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vj</m:t>
                      </m:r>
                    </m:sub>
                  </m:sSub>
                  <m:r>
                    <w:rPr>
                      <w:rFonts w:ascii="Cambria Math" w:hAnsi="Cambria Math"/>
                    </w:rPr>
                    <m:t>=150</m:t>
                  </m:r>
                  <m:r>
                    <w:rPr>
                      <w:rFonts w:ascii="Cambria Math" w:hAnsi="Cambria Math" w:hint="eastAsia"/>
                    </w:rPr>
                    <m:t>℃</m:t>
                  </m:r>
                </m:e>
              </m:d>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vj</m:t>
                      </m:r>
                    </m:sub>
                  </m:sSub>
                  <m:r>
                    <w:rPr>
                      <w:rFonts w:ascii="Cambria Math" w:hAnsi="Cambria Math"/>
                    </w:rPr>
                    <m:t>=150</m:t>
                  </m:r>
                  <m:r>
                    <w:rPr>
                      <w:rFonts w:ascii="Cambria Math" w:hAnsi="Cambria Math" w:hint="eastAsia"/>
                    </w:rPr>
                    <m:t>℃</m:t>
                  </m:r>
                </m:e>
              </m:d>
            </m:sub>
          </m:sSub>
          <m:r>
            <w:rPr>
              <w:rFonts w:ascii="Cambria Math" w:hAnsi="Cambria Math"/>
            </w:rPr>
            <m:t>)</m:t>
          </m:r>
        </m:oMath>
      </m:oMathPara>
    </w:p>
    <w:p w14:paraId="6F5B4C69" w14:textId="77777777" w:rsidR="004C63F4" w:rsidRPr="00C82EC2" w:rsidRDefault="004C63F4" w:rsidP="004C63F4">
      <w:pPr>
        <w:pStyle w:val="x"/>
        <w:ind w:firstLine="420"/>
      </w:pPr>
      <w:r w:rsidRPr="00C82EC2">
        <w:rPr>
          <w:rFonts w:hint="eastAsia"/>
        </w:rPr>
        <w:t>其中：</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819"/>
      </w:tblGrid>
      <w:tr w:rsidR="004C63F4" w:rsidRPr="00C82EC2" w14:paraId="36A72995" w14:textId="77777777" w:rsidTr="00C30D2B">
        <w:tc>
          <w:tcPr>
            <w:tcW w:w="2127" w:type="dxa"/>
            <w:vAlign w:val="center"/>
          </w:tcPr>
          <w:p w14:paraId="1C8F43D2" w14:textId="77777777" w:rsidR="004C63F4" w:rsidRPr="00C82EC2" w:rsidRDefault="004C63F4" w:rsidP="00C30D2B">
            <w:pPr>
              <w:pStyle w:val="x"/>
              <w:ind w:firstLine="420"/>
              <w:jc w:val="center"/>
            </w:pPr>
            <w:r w:rsidRPr="00C82EC2">
              <w:rPr>
                <w:rFonts w:hint="eastAsia"/>
                <w:i/>
              </w:rPr>
              <w:t>I</w:t>
            </w:r>
            <w:r>
              <w:rPr>
                <w:i/>
                <w:vertAlign w:val="subscript"/>
              </w:rPr>
              <w:t>DS</w:t>
            </w:r>
            <w:r w:rsidRPr="00C82EC2">
              <w:rPr>
                <w:rFonts w:hint="eastAsia"/>
              </w:rPr>
              <w:t>：</w:t>
            </w:r>
          </w:p>
        </w:tc>
        <w:tc>
          <w:tcPr>
            <w:tcW w:w="4819" w:type="dxa"/>
            <w:vAlign w:val="center"/>
          </w:tcPr>
          <w:p w14:paraId="3F298384" w14:textId="77777777" w:rsidR="004C63F4" w:rsidRPr="00C82EC2" w:rsidRDefault="004C63F4" w:rsidP="00C30D2B">
            <w:pPr>
              <w:pStyle w:val="x"/>
              <w:ind w:firstLine="420"/>
            </w:pPr>
            <w:r w:rsidRPr="00C82EC2">
              <w:rPr>
                <w:rFonts w:hint="eastAsia"/>
              </w:rPr>
              <w:t>输出电流有效值</w:t>
            </w:r>
          </w:p>
        </w:tc>
      </w:tr>
      <w:tr w:rsidR="004C63F4" w:rsidRPr="00C82EC2" w14:paraId="419D5667" w14:textId="77777777" w:rsidTr="00C30D2B">
        <w:tc>
          <w:tcPr>
            <w:tcW w:w="2127" w:type="dxa"/>
            <w:vAlign w:val="center"/>
          </w:tcPr>
          <w:p w14:paraId="45F30FAC" w14:textId="77777777" w:rsidR="004C63F4" w:rsidRPr="00C82EC2" w:rsidRDefault="004C63F4" w:rsidP="00C30D2B">
            <w:pPr>
              <w:pStyle w:val="x"/>
              <w:ind w:firstLine="420"/>
              <w:jc w:val="center"/>
            </w:pPr>
            <w:r w:rsidRPr="00C82EC2">
              <w:rPr>
                <w:rFonts w:hint="eastAsia"/>
              </w:rPr>
              <w:t>D</w:t>
            </w:r>
            <w:r w:rsidRPr="00C82EC2">
              <w:rPr>
                <w:rFonts w:hint="eastAsia"/>
                <w:vertAlign w:val="subscript"/>
              </w:rPr>
              <w:t>(</w:t>
            </w:r>
            <w:r w:rsidRPr="00C82EC2">
              <w:rPr>
                <w:vertAlign w:val="subscript"/>
              </w:rPr>
              <w:t>M)</w:t>
            </w:r>
            <w:r w:rsidRPr="00C82EC2">
              <w:t>:</w:t>
            </w:r>
          </w:p>
        </w:tc>
        <w:tc>
          <w:tcPr>
            <w:tcW w:w="4819" w:type="dxa"/>
            <w:vAlign w:val="center"/>
          </w:tcPr>
          <w:p w14:paraId="18AD0B75" w14:textId="77777777" w:rsidR="004C63F4" w:rsidRPr="00C82EC2" w:rsidRDefault="004C63F4" w:rsidP="00C30D2B">
            <w:pPr>
              <w:pStyle w:val="x"/>
              <w:ind w:firstLine="420"/>
            </w:pPr>
            <w:r w:rsidRPr="00C82EC2">
              <w:t>MOSFET</w:t>
            </w:r>
            <w:r w:rsidRPr="00C82EC2">
              <w:rPr>
                <w:rFonts w:hint="eastAsia"/>
              </w:rPr>
              <w:t>工作占空比</w:t>
            </w:r>
          </w:p>
        </w:tc>
      </w:tr>
      <w:tr w:rsidR="004C63F4" w:rsidRPr="00C82EC2" w14:paraId="0C4F24B8" w14:textId="77777777" w:rsidTr="00C30D2B">
        <w:tc>
          <w:tcPr>
            <w:tcW w:w="2127" w:type="dxa"/>
            <w:vAlign w:val="center"/>
          </w:tcPr>
          <w:p w14:paraId="4C089186" w14:textId="77777777" w:rsidR="004C63F4" w:rsidRPr="00C82EC2" w:rsidRDefault="004C63F4" w:rsidP="00C30D2B">
            <w:pPr>
              <w:pStyle w:val="x"/>
              <w:ind w:firstLine="420"/>
              <w:jc w:val="center"/>
            </w:pPr>
            <w:r w:rsidRPr="00C82EC2">
              <w:rPr>
                <w:rFonts w:hint="eastAsia"/>
                <w:i/>
              </w:rPr>
              <w:t>f</w:t>
            </w:r>
            <w:r w:rsidRPr="00C82EC2">
              <w:rPr>
                <w:rFonts w:hint="eastAsia"/>
                <w:vertAlign w:val="subscript"/>
              </w:rPr>
              <w:t>s</w:t>
            </w:r>
            <w:r w:rsidRPr="00C82EC2">
              <w:rPr>
                <w:rFonts w:hint="eastAsia"/>
              </w:rPr>
              <w:t>：</w:t>
            </w:r>
          </w:p>
        </w:tc>
        <w:tc>
          <w:tcPr>
            <w:tcW w:w="4819" w:type="dxa"/>
            <w:vAlign w:val="center"/>
          </w:tcPr>
          <w:p w14:paraId="7FC38EED" w14:textId="77777777" w:rsidR="004C63F4" w:rsidRPr="00C82EC2" w:rsidRDefault="004C63F4" w:rsidP="00C30D2B">
            <w:pPr>
              <w:pStyle w:val="x"/>
              <w:ind w:firstLine="420"/>
            </w:pPr>
            <w:r w:rsidRPr="00C82EC2">
              <w:rPr>
                <w:rFonts w:hint="eastAsia"/>
              </w:rPr>
              <w:t>开关频率</w:t>
            </w:r>
          </w:p>
        </w:tc>
      </w:tr>
      <w:tr w:rsidR="004C63F4" w:rsidRPr="00C82EC2" w14:paraId="50B84712" w14:textId="77777777" w:rsidTr="00C30D2B">
        <w:tc>
          <w:tcPr>
            <w:tcW w:w="2127" w:type="dxa"/>
            <w:vAlign w:val="center"/>
          </w:tcPr>
          <w:p w14:paraId="53405BD1" w14:textId="77777777" w:rsidR="004C63F4" w:rsidRPr="00080EF4" w:rsidRDefault="00000000" w:rsidP="00C30D2B">
            <w:pPr>
              <w:pStyle w:val="x"/>
              <w:ind w:firstLine="420"/>
              <w:jc w:val="center"/>
              <w:rPr>
                <w:iCs/>
              </w:rPr>
            </w:pPr>
            <m:oMath>
              <m:sSub>
                <m:sSubPr>
                  <m:ctrlPr>
                    <w:rPr>
                      <w:rFonts w:ascii="Cambria Math" w:hAnsi="Cambria Math"/>
                      <w:i/>
                      <w:iCs/>
                    </w:rPr>
                  </m:ctrlPr>
                </m:sSubPr>
                <m:e>
                  <m:r>
                    <w:rPr>
                      <w:rFonts w:ascii="Cambria Math" w:hAnsi="Cambria Math"/>
                    </w:rPr>
                    <m:t>E</m:t>
                  </m:r>
                </m:e>
                <m:sub>
                  <m:r>
                    <w:rPr>
                      <w:rFonts w:ascii="Cambria Math" w:hAnsi="Cambria Math"/>
                    </w:rPr>
                    <m:t>on</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vj</m:t>
                          </m:r>
                        </m:sub>
                      </m:sSub>
                      <m:r>
                        <w:rPr>
                          <w:rFonts w:ascii="Cambria Math" w:hAnsi="Cambria Math"/>
                        </w:rPr>
                        <m:t>=150</m:t>
                      </m:r>
                      <m:r>
                        <w:rPr>
                          <w:rFonts w:ascii="Cambria Math" w:hAnsi="Cambria Math" w:hint="eastAsia"/>
                        </w:rPr>
                        <m:t>℃</m:t>
                      </m:r>
                    </m:e>
                  </m:d>
                </m:sub>
              </m:sSub>
            </m:oMath>
            <w:r w:rsidR="004C63F4">
              <w:rPr>
                <w:rFonts w:hint="eastAsia"/>
                <w:iCs/>
              </w:rPr>
              <w:t>:</w:t>
            </w:r>
          </w:p>
        </w:tc>
        <w:tc>
          <w:tcPr>
            <w:tcW w:w="4819" w:type="dxa"/>
            <w:vAlign w:val="center"/>
          </w:tcPr>
          <w:p w14:paraId="670F4ADF" w14:textId="77777777" w:rsidR="004C63F4" w:rsidRPr="00C82EC2" w:rsidRDefault="004C63F4" w:rsidP="00C30D2B">
            <w:pPr>
              <w:pStyle w:val="x"/>
              <w:ind w:firstLine="420"/>
            </w:pPr>
            <w:r>
              <w:rPr>
                <w:rFonts w:hint="eastAsia"/>
              </w:rPr>
              <w:t>结温</w:t>
            </w:r>
            <w:r>
              <w:rPr>
                <w:rFonts w:hint="eastAsia"/>
              </w:rPr>
              <w:t>150</w:t>
            </w:r>
            <w:r w:rsidRPr="000C1F7A">
              <w:rPr>
                <w:rFonts w:cs="Times New Roman"/>
              </w:rPr>
              <w:t>℃</w:t>
            </w:r>
            <w:r>
              <w:rPr>
                <w:rFonts w:hint="eastAsia"/>
              </w:rPr>
              <w:t>时</w:t>
            </w:r>
            <w:r>
              <w:rPr>
                <w:rFonts w:hint="eastAsia"/>
              </w:rPr>
              <w:t>MOSFET</w:t>
            </w:r>
            <w:r>
              <w:rPr>
                <w:rFonts w:hint="eastAsia"/>
              </w:rPr>
              <w:t>开通损耗</w:t>
            </w:r>
            <w:r>
              <w:rPr>
                <w:rFonts w:hint="eastAsia"/>
              </w:rPr>
              <w:t>(</w:t>
            </w:r>
            <w:r>
              <w:t>1.19mJ)</w:t>
            </w:r>
          </w:p>
        </w:tc>
      </w:tr>
      <w:tr w:rsidR="004C63F4" w:rsidRPr="00C82EC2" w14:paraId="0FFD050D" w14:textId="77777777" w:rsidTr="00C30D2B">
        <w:tc>
          <w:tcPr>
            <w:tcW w:w="2127" w:type="dxa"/>
            <w:vAlign w:val="center"/>
          </w:tcPr>
          <w:p w14:paraId="488B5342" w14:textId="77777777" w:rsidR="004C63F4" w:rsidRDefault="00000000" w:rsidP="00C30D2B">
            <w:pPr>
              <w:pStyle w:val="x"/>
              <w:ind w:firstLine="420"/>
              <w:jc w:val="center"/>
              <w:rPr>
                <w:rFonts w:cs="Times New Roman"/>
                <w:iCs/>
              </w:rPr>
            </w:pPr>
            <m:oMath>
              <m:sSub>
                <m:sSubPr>
                  <m:ctrlPr>
                    <w:rPr>
                      <w:rFonts w:ascii="Cambria Math" w:hAnsi="Cambria Math"/>
                      <w:i/>
                      <w:iCs/>
                    </w:rPr>
                  </m:ctrlPr>
                </m:sSubPr>
                <m:e>
                  <m:r>
                    <w:rPr>
                      <w:rFonts w:ascii="Cambria Math" w:hAnsi="Cambria Math"/>
                    </w:rPr>
                    <m:t>E</m:t>
                  </m:r>
                </m:e>
                <m:sub>
                  <m:r>
                    <w:rPr>
                      <w:rFonts w:ascii="Cambria Math" w:hAnsi="Cambria Math"/>
                    </w:rPr>
                    <m:t>o</m:t>
                  </m:r>
                  <m:r>
                    <w:rPr>
                      <w:rFonts w:ascii="Cambria Math" w:hAnsi="Cambria Math" w:hint="eastAsia"/>
                    </w:rPr>
                    <m:t>ff</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vj</m:t>
                          </m:r>
                        </m:sub>
                      </m:sSub>
                      <m:r>
                        <w:rPr>
                          <w:rFonts w:ascii="Cambria Math" w:hAnsi="Cambria Math"/>
                        </w:rPr>
                        <m:t>=150</m:t>
                      </m:r>
                      <m:r>
                        <w:rPr>
                          <w:rFonts w:ascii="Cambria Math" w:hAnsi="Cambria Math" w:hint="eastAsia"/>
                        </w:rPr>
                        <m:t>℃</m:t>
                      </m:r>
                    </m:e>
                  </m:d>
                </m:sub>
              </m:sSub>
            </m:oMath>
            <w:r w:rsidR="004C63F4">
              <w:rPr>
                <w:rFonts w:cs="Times New Roman" w:hint="eastAsia"/>
                <w:iCs/>
              </w:rPr>
              <w:t>:</w:t>
            </w:r>
          </w:p>
        </w:tc>
        <w:tc>
          <w:tcPr>
            <w:tcW w:w="4819" w:type="dxa"/>
            <w:vAlign w:val="center"/>
          </w:tcPr>
          <w:p w14:paraId="2405DD06" w14:textId="77777777" w:rsidR="004C63F4" w:rsidRDefault="004C63F4" w:rsidP="00C30D2B">
            <w:pPr>
              <w:pStyle w:val="x"/>
              <w:ind w:firstLine="420"/>
            </w:pPr>
            <w:r>
              <w:rPr>
                <w:rFonts w:hint="eastAsia"/>
              </w:rPr>
              <w:t>结温</w:t>
            </w:r>
            <w:r>
              <w:rPr>
                <w:rFonts w:hint="eastAsia"/>
              </w:rPr>
              <w:t>150</w:t>
            </w:r>
            <w:r w:rsidRPr="000C1F7A">
              <w:rPr>
                <w:rFonts w:cs="Times New Roman"/>
              </w:rPr>
              <w:t>℃</w:t>
            </w:r>
            <w:r>
              <w:rPr>
                <w:rFonts w:hint="eastAsia"/>
              </w:rPr>
              <w:t>时</w:t>
            </w:r>
            <w:r>
              <w:rPr>
                <w:rFonts w:hint="eastAsia"/>
              </w:rPr>
              <w:t>MOSFET</w:t>
            </w:r>
            <w:r>
              <w:rPr>
                <w:rFonts w:hint="eastAsia"/>
              </w:rPr>
              <w:t>关断损耗</w:t>
            </w:r>
            <w:r>
              <w:rPr>
                <w:rFonts w:hint="eastAsia"/>
              </w:rPr>
              <w:t>(</w:t>
            </w:r>
            <w:r>
              <w:t>0.85mJ)</w:t>
            </w:r>
          </w:p>
        </w:tc>
      </w:tr>
      <w:tr w:rsidR="004C63F4" w:rsidRPr="00C82EC2" w14:paraId="517CB5F3" w14:textId="77777777" w:rsidTr="00C30D2B">
        <w:tc>
          <w:tcPr>
            <w:tcW w:w="2127" w:type="dxa"/>
            <w:vAlign w:val="center"/>
          </w:tcPr>
          <w:p w14:paraId="78B77D57" w14:textId="77777777" w:rsidR="004C63F4" w:rsidRDefault="00000000" w:rsidP="00C30D2B">
            <w:pPr>
              <w:pStyle w:val="x"/>
              <w:ind w:firstLineChars="0" w:firstLine="0"/>
              <w:jc w:val="center"/>
              <w:rPr>
                <w:rFonts w:eastAsia="等线" w:cs="Times New Roman"/>
                <w:iCs/>
              </w:rPr>
            </w:pPr>
            <m:oMath>
              <m:sSub>
                <m:sSubPr>
                  <m:ctrlPr>
                    <w:rPr>
                      <w:rFonts w:ascii="Cambria Math" w:eastAsia="等线" w:hAnsi="Cambria Math" w:cs="Times New Roman"/>
                      <w:i/>
                      <w:iCs/>
                    </w:rPr>
                  </m:ctrlPr>
                </m:sSubPr>
                <m:e>
                  <m:r>
                    <w:rPr>
                      <w:rFonts w:ascii="Cambria Math" w:eastAsia="等线" w:hAnsi="Cambria Math" w:cs="Times New Roman"/>
                    </w:rPr>
                    <m:t>R</m:t>
                  </m:r>
                </m:e>
                <m:sub>
                  <m:r>
                    <w:rPr>
                      <w:rFonts w:ascii="Cambria Math" w:eastAsia="等线" w:hAnsi="Cambria Math" w:cs="Times New Roman"/>
                    </w:rPr>
                    <m:t>DS</m:t>
                  </m:r>
                  <m:d>
                    <m:dPr>
                      <m:ctrlPr>
                        <w:rPr>
                          <w:rFonts w:ascii="Cambria Math" w:eastAsia="等线" w:hAnsi="Cambria Math" w:cs="Times New Roman"/>
                          <w:i/>
                          <w:iCs/>
                        </w:rPr>
                      </m:ctrlPr>
                    </m:dPr>
                    <m:e>
                      <m:r>
                        <w:rPr>
                          <w:rFonts w:ascii="Cambria Math" w:eastAsia="等线" w:hAnsi="Cambria Math" w:cs="Times New Roman"/>
                        </w:rPr>
                        <m:t>on</m:t>
                      </m:r>
                    </m:e>
                  </m:d>
                </m:sub>
              </m:sSub>
            </m:oMath>
            <w:r w:rsidR="004C63F4">
              <w:rPr>
                <w:rFonts w:eastAsia="等线" w:cs="Times New Roman" w:hint="eastAsia"/>
                <w:iCs/>
              </w:rPr>
              <w:t>:</w:t>
            </w:r>
          </w:p>
        </w:tc>
        <w:tc>
          <w:tcPr>
            <w:tcW w:w="4819" w:type="dxa"/>
            <w:vAlign w:val="center"/>
          </w:tcPr>
          <w:p w14:paraId="32506698" w14:textId="77777777" w:rsidR="004C63F4" w:rsidRDefault="004C63F4" w:rsidP="00C30D2B">
            <w:pPr>
              <w:pStyle w:val="x"/>
              <w:ind w:firstLine="420"/>
            </w:pPr>
            <w:r>
              <w:rPr>
                <w:rFonts w:hint="eastAsia"/>
              </w:rPr>
              <w:t>结温</w:t>
            </w:r>
            <w:r>
              <w:rPr>
                <w:rFonts w:hint="eastAsia"/>
              </w:rPr>
              <w:t>150</w:t>
            </w:r>
            <w:r w:rsidRPr="000C1F7A">
              <w:rPr>
                <w:rFonts w:cs="Times New Roman"/>
              </w:rPr>
              <w:t>℃</w:t>
            </w:r>
            <w:r>
              <w:rPr>
                <w:rFonts w:hint="eastAsia"/>
              </w:rPr>
              <w:t>时的导通电阻</w:t>
            </w:r>
            <w:r>
              <w:rPr>
                <w:rFonts w:hint="eastAsia"/>
              </w:rPr>
              <w:t>(</w:t>
            </w:r>
            <w:r>
              <w:t>23m</w:t>
            </w:r>
            <w:r w:rsidRPr="00980368">
              <w:rPr>
                <w:rFonts w:cs="Times New Roman"/>
              </w:rPr>
              <w:t>Ω</w:t>
            </w:r>
            <w:r>
              <w:t>)</w:t>
            </w:r>
          </w:p>
        </w:tc>
      </w:tr>
    </w:tbl>
    <w:p w14:paraId="385D1839" w14:textId="77777777" w:rsidR="004C63F4" w:rsidRDefault="004C63F4" w:rsidP="004C63F4">
      <w:pPr>
        <w:pStyle w:val="x"/>
        <w:ind w:firstLine="420"/>
      </w:pPr>
      <w:r>
        <w:rPr>
          <w:rFonts w:hint="eastAsia"/>
        </w:rPr>
        <w:t>若采用传统单相</w:t>
      </w:r>
      <w:r w:rsidRPr="00980368">
        <w:rPr>
          <w:rFonts w:cs="Times New Roman"/>
        </w:rPr>
        <w:t>Buck</w:t>
      </w:r>
      <w:r>
        <w:rPr>
          <w:rFonts w:cs="Times New Roman" w:hint="eastAsia"/>
        </w:rPr>
        <w:t>拓扑，</w:t>
      </w:r>
      <w:r w:rsidRPr="00C82EC2">
        <w:rPr>
          <w:rFonts w:hint="eastAsia"/>
        </w:rPr>
        <w:t>参考芯片的数据手册，在结温为</w:t>
      </w:r>
      <w:r w:rsidRPr="00C82EC2">
        <w:rPr>
          <w:rFonts w:hint="eastAsia"/>
        </w:rPr>
        <w:t>1</w:t>
      </w:r>
      <w:r w:rsidRPr="00C82EC2">
        <w:t>50</w:t>
      </w:r>
      <w:r w:rsidRPr="004D4F5B">
        <w:rPr>
          <w:rFonts w:cs="Times New Roman"/>
        </w:rPr>
        <w:t>℃</w:t>
      </w:r>
      <w:r w:rsidRPr="00C82EC2">
        <w:rPr>
          <w:rFonts w:hint="eastAsia"/>
        </w:rPr>
        <w:t>，</w:t>
      </w:r>
      <w:r>
        <w:rPr>
          <w:rFonts w:hint="eastAsia"/>
        </w:rPr>
        <w:t>最大输出电流（</w:t>
      </w:r>
      <w:r>
        <w:rPr>
          <w:rFonts w:hint="eastAsia"/>
        </w:rPr>
        <w:t>100A</w:t>
      </w:r>
      <w:r>
        <w:rPr>
          <w:rFonts w:hint="eastAsia"/>
        </w:rPr>
        <w:t>）情况下，</w:t>
      </w:r>
      <w:r w:rsidRPr="00C82EC2">
        <w:rPr>
          <w:rFonts w:hint="eastAsia"/>
        </w:rPr>
        <w:t>可以计算出</w:t>
      </w:r>
      <w:r w:rsidRPr="00C82EC2">
        <w:rPr>
          <w:rFonts w:hint="eastAsia"/>
        </w:rPr>
        <w:t>MOSFET</w:t>
      </w:r>
      <w:r w:rsidRPr="00C82EC2">
        <w:rPr>
          <w:rFonts w:hint="eastAsia"/>
        </w:rPr>
        <w:t>的导通损耗为</w:t>
      </w:r>
      <w:r>
        <w:rPr>
          <w:rFonts w:hint="eastAsia"/>
        </w:rPr>
        <w:t>:</w:t>
      </w:r>
    </w:p>
    <w:p w14:paraId="66772097" w14:textId="77777777" w:rsidR="004C63F4" w:rsidRDefault="00000000" w:rsidP="004C63F4">
      <w:pPr>
        <w:pStyle w:val="x"/>
        <w:ind w:firstLine="420"/>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*0.8=184W</m:t>
          </m:r>
        </m:oMath>
      </m:oMathPara>
    </w:p>
    <w:p w14:paraId="032A318D" w14:textId="77777777" w:rsidR="004C63F4" w:rsidRDefault="004C63F4" w:rsidP="004C63F4">
      <w:pPr>
        <w:pStyle w:val="x"/>
        <w:ind w:firstLine="420"/>
      </w:pPr>
      <w:r>
        <w:rPr>
          <w:rFonts w:hint="eastAsia"/>
        </w:rPr>
        <w:t>开关损耗与开关频率正相关，但是模块对输出电压纹波的要求使得开关频率不宜过低，经过计算，取开关频率为</w:t>
      </w:r>
      <w:r>
        <w:rPr>
          <w:rFonts w:hint="eastAsia"/>
        </w:rPr>
        <w:t>50k</w:t>
      </w:r>
      <w:r>
        <w:t>Hz</w:t>
      </w:r>
      <w:r>
        <w:rPr>
          <w:rFonts w:hint="eastAsia"/>
        </w:rPr>
        <w:t>是合适的，可以计算出开关损耗为：</w:t>
      </w:r>
    </w:p>
    <w:p w14:paraId="04BBA8E5" w14:textId="77777777" w:rsidR="004C63F4" w:rsidRDefault="00000000" w:rsidP="004C63F4">
      <w:pPr>
        <w:pStyle w:val="x"/>
        <w:ind w:firstLine="420"/>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SW</m:t>
              </m:r>
              <m:d>
                <m:dPr>
                  <m:ctrlPr>
                    <w:rPr>
                      <w:rFonts w:ascii="Cambria Math" w:hAnsi="Cambria Math"/>
                      <w:i/>
                    </w:rPr>
                  </m:ctrlPr>
                </m:dPr>
                <m:e>
                  <m:r>
                    <w:rPr>
                      <w:rFonts w:ascii="Cambria Math" w:hAnsi="Cambria Math"/>
                    </w:rPr>
                    <m:t>T</m:t>
                  </m:r>
                </m:e>
              </m:d>
            </m:sub>
          </m:sSub>
          <m:r>
            <w:rPr>
              <w:rFonts w:ascii="Cambria Math" w:hAnsi="Cambria Math"/>
            </w:rPr>
            <m:t>=50*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1.19+0.85</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=102W</m:t>
          </m:r>
        </m:oMath>
      </m:oMathPara>
    </w:p>
    <w:p w14:paraId="2E4B154A" w14:textId="77777777" w:rsidR="004C63F4" w:rsidRDefault="004C63F4" w:rsidP="004C63F4">
      <w:pPr>
        <w:pStyle w:val="x"/>
        <w:ind w:firstLine="420"/>
      </w:pPr>
      <w:r>
        <w:rPr>
          <w:rFonts w:hint="eastAsia"/>
        </w:rPr>
        <w:t>综上，</w:t>
      </w:r>
      <w:r w:rsidRPr="00C82EC2">
        <w:rPr>
          <w:rFonts w:hint="eastAsia"/>
        </w:rPr>
        <w:t>MOSFET</w:t>
      </w:r>
      <w:r w:rsidRPr="00C82EC2">
        <w:rPr>
          <w:rFonts w:hint="eastAsia"/>
        </w:rPr>
        <w:t>的</w:t>
      </w:r>
      <w:r>
        <w:rPr>
          <w:rFonts w:hint="eastAsia"/>
        </w:rPr>
        <w:t>总</w:t>
      </w:r>
      <w:r w:rsidRPr="00C82EC2">
        <w:rPr>
          <w:rFonts w:hint="eastAsia"/>
        </w:rPr>
        <w:t>损耗为</w:t>
      </w:r>
      <w:r>
        <w:rPr>
          <w:rFonts w:hint="eastAsia"/>
        </w:rPr>
        <w:t>286</w:t>
      </w:r>
      <w:r w:rsidRPr="00C82EC2">
        <w:t>W</w:t>
      </w:r>
      <w:r w:rsidRPr="00C82EC2">
        <w:rPr>
          <w:rFonts w:hint="eastAsia"/>
        </w:rPr>
        <w:t>，</w:t>
      </w:r>
      <w:r>
        <w:rPr>
          <w:rFonts w:hint="eastAsia"/>
        </w:rPr>
        <w:t>最大</w:t>
      </w:r>
      <w:r w:rsidRPr="00C82EC2">
        <w:rPr>
          <w:rFonts w:hint="eastAsia"/>
        </w:rPr>
        <w:t>温升</w:t>
      </w:r>
      <w:r>
        <w:rPr>
          <w:rFonts w:hint="eastAsia"/>
        </w:rPr>
        <w:t>达到了</w:t>
      </w:r>
      <w:r>
        <w:rPr>
          <w:rFonts w:hint="eastAsia"/>
        </w:rPr>
        <w:t>38.61</w:t>
      </w:r>
      <w:r w:rsidRPr="004D4F5B">
        <w:rPr>
          <w:rFonts w:cs="Times New Roman"/>
        </w:rPr>
        <w:t>℃</w:t>
      </w:r>
      <w:r>
        <w:rPr>
          <w:rFonts w:hint="eastAsia"/>
        </w:rPr>
        <w:t>。</w:t>
      </w:r>
    </w:p>
    <w:p w14:paraId="117C75EB" w14:textId="77777777" w:rsidR="004C63F4" w:rsidRDefault="004C63F4" w:rsidP="004C63F4">
      <w:pPr>
        <w:pStyle w:val="x"/>
        <w:ind w:firstLine="420"/>
      </w:pPr>
      <w:r>
        <w:rPr>
          <w:rFonts w:hint="eastAsia"/>
        </w:rPr>
        <w:t>38.61</w:t>
      </w:r>
      <w:r w:rsidRPr="004D4F5B">
        <w:rPr>
          <w:rFonts w:cs="Times New Roman"/>
        </w:rPr>
        <w:t>℃</w:t>
      </w:r>
      <w:r>
        <w:rPr>
          <w:rFonts w:hint="eastAsia"/>
        </w:rPr>
        <w:t>的开关器件温升是不能接受的，注意到开关器件的损耗主要由导通损耗和开关损耗两部分构成，而开关损耗主要与开关频率相关，而开关频率又影响到输出电压的纹波大小，因此可以考虑减小导通损耗以达到减小开关器件的总损耗的目的。另一方面，导通损耗主要与导通电流有关，因此可以考虑采用交错</w:t>
      </w:r>
      <w:r>
        <w:rPr>
          <w:rFonts w:hint="eastAsia"/>
        </w:rPr>
        <w:t>Buck</w:t>
      </w:r>
      <w:r>
        <w:rPr>
          <w:rFonts w:hint="eastAsia"/>
        </w:rPr>
        <w:t>变换器以减小开关器件的导通电流。</w:t>
      </w:r>
    </w:p>
    <w:p w14:paraId="1E33A33B" w14:textId="7949212D" w:rsidR="000D642E" w:rsidRPr="00DD57B4" w:rsidRDefault="00571510" w:rsidP="004C63F4">
      <w:pPr>
        <w:pStyle w:val="x"/>
        <w:ind w:firstLine="422"/>
        <w:rPr>
          <w:b/>
          <w:bCs/>
        </w:rPr>
      </w:pPr>
      <w:r w:rsidRPr="00DD57B4">
        <w:rPr>
          <w:rFonts w:hint="eastAsia"/>
          <w:b/>
          <w:bCs/>
        </w:rPr>
        <w:t>型号一温升计算：</w:t>
      </w:r>
    </w:p>
    <w:p w14:paraId="6EC46BE2" w14:textId="77777777" w:rsidR="004C63F4" w:rsidRDefault="004C63F4" w:rsidP="004C63F4">
      <w:pPr>
        <w:pStyle w:val="x"/>
        <w:ind w:firstLine="420"/>
      </w:pPr>
      <w:r w:rsidRPr="00C82EC2">
        <w:rPr>
          <w:rFonts w:hint="eastAsia"/>
        </w:rPr>
        <w:t>参考芯片的数据手册，在结温为</w:t>
      </w:r>
      <w:r w:rsidRPr="00C82EC2">
        <w:rPr>
          <w:rFonts w:hint="eastAsia"/>
        </w:rPr>
        <w:t>1</w:t>
      </w:r>
      <w:r w:rsidRPr="00C82EC2">
        <w:t>50</w:t>
      </w:r>
      <w:r w:rsidRPr="002D38FC">
        <w:rPr>
          <w:rFonts w:cs="Times New Roman"/>
        </w:rPr>
        <w:t>℃</w:t>
      </w:r>
      <w:r w:rsidRPr="00C82EC2">
        <w:rPr>
          <w:rFonts w:hint="eastAsia"/>
        </w:rPr>
        <w:t>，</w:t>
      </w:r>
      <w:r>
        <w:rPr>
          <w:rFonts w:hint="eastAsia"/>
        </w:rPr>
        <w:t>最大输出电流（每条支路</w:t>
      </w:r>
      <w:r>
        <w:rPr>
          <w:rFonts w:hint="eastAsia"/>
        </w:rPr>
        <w:t>50A</w:t>
      </w:r>
      <w:r>
        <w:rPr>
          <w:rFonts w:hint="eastAsia"/>
        </w:rPr>
        <w:t>）情况下，</w:t>
      </w:r>
      <w:r w:rsidRPr="00C82EC2">
        <w:rPr>
          <w:rFonts w:hint="eastAsia"/>
        </w:rPr>
        <w:t>可以计算出</w:t>
      </w:r>
      <w:r w:rsidRPr="00C82EC2">
        <w:rPr>
          <w:rFonts w:hint="eastAsia"/>
        </w:rPr>
        <w:t>MOSFET</w:t>
      </w:r>
      <w:r w:rsidRPr="00C82EC2">
        <w:rPr>
          <w:rFonts w:hint="eastAsia"/>
        </w:rPr>
        <w:t>的导通损耗为</w:t>
      </w:r>
    </w:p>
    <w:p w14:paraId="1D944D77" w14:textId="41490381" w:rsidR="00A26695" w:rsidRPr="00DD57B4" w:rsidRDefault="00000000" w:rsidP="00DD57B4">
      <w:pPr>
        <w:pStyle w:val="x"/>
        <w:ind w:firstLine="42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cond</m:t>
              </m:r>
            </m:sub>
          </m:sSub>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*0.8=46W</m:t>
          </m:r>
        </m:oMath>
      </m:oMathPara>
    </w:p>
    <w:p w14:paraId="3CB6A450" w14:textId="578B7F02" w:rsidR="004C63F4" w:rsidRDefault="004C63F4" w:rsidP="004C63F4">
      <w:pPr>
        <w:pStyle w:val="x"/>
        <w:ind w:firstLine="420"/>
      </w:pPr>
      <w:r>
        <w:rPr>
          <w:rFonts w:hint="eastAsia"/>
        </w:rPr>
        <w:t>开关损耗不变仍为</w:t>
      </w:r>
      <w:r>
        <w:rPr>
          <w:rFonts w:hint="eastAsia"/>
        </w:rPr>
        <w:t>102W</w:t>
      </w:r>
      <w:r>
        <w:rPr>
          <w:rFonts w:hint="eastAsia"/>
        </w:rPr>
        <w:t>，因此单个</w:t>
      </w:r>
      <w:r>
        <w:rPr>
          <w:rFonts w:hint="eastAsia"/>
        </w:rPr>
        <w:t>MOSFET</w:t>
      </w:r>
      <w:r>
        <w:rPr>
          <w:rFonts w:hint="eastAsia"/>
        </w:rPr>
        <w:t>的总损耗为</w:t>
      </w:r>
      <w:r>
        <w:rPr>
          <w:rFonts w:hint="eastAsia"/>
        </w:rPr>
        <w:t>148W</w:t>
      </w:r>
      <w:r>
        <w:rPr>
          <w:rFonts w:hint="eastAsia"/>
        </w:rPr>
        <w:t>，温升为</w:t>
      </w:r>
      <w:r>
        <w:rPr>
          <w:rFonts w:hint="eastAsia"/>
        </w:rPr>
        <w:t>19.98</w:t>
      </w:r>
      <w:r w:rsidRPr="002D38FC">
        <w:rPr>
          <w:rFonts w:cs="Times New Roman"/>
        </w:rPr>
        <w:t>℃</w:t>
      </w:r>
      <w:r>
        <w:rPr>
          <w:rFonts w:hint="eastAsia"/>
        </w:rPr>
        <w:t>，可见采用交错</w:t>
      </w:r>
      <w:r>
        <w:rPr>
          <w:rFonts w:hint="eastAsia"/>
        </w:rPr>
        <w:t>Buck</w:t>
      </w:r>
      <w:r>
        <w:rPr>
          <w:rFonts w:hint="eastAsia"/>
        </w:rPr>
        <w:t>可以将开关器件的温升降低一半。要使模块正常工作，散热器温度不能高于</w:t>
      </w:r>
      <w:r>
        <w:rPr>
          <w:rFonts w:hint="eastAsia"/>
        </w:rPr>
        <w:t>130.02</w:t>
      </w:r>
      <w:r w:rsidRPr="002D38FC">
        <w:rPr>
          <w:rFonts w:cs="Times New Roman"/>
        </w:rPr>
        <w:t>℃</w:t>
      </w:r>
      <w:r>
        <w:rPr>
          <w:rFonts w:hint="eastAsia"/>
        </w:rPr>
        <w:t>。</w:t>
      </w:r>
    </w:p>
    <w:p w14:paraId="03D41DAA" w14:textId="5C473C63" w:rsidR="00F21603" w:rsidRPr="00DD57B4" w:rsidRDefault="00F21603" w:rsidP="004C63F4">
      <w:pPr>
        <w:pStyle w:val="x"/>
        <w:ind w:firstLine="422"/>
        <w:rPr>
          <w:b/>
          <w:bCs/>
        </w:rPr>
      </w:pPr>
      <w:r w:rsidRPr="00DD57B4">
        <w:rPr>
          <w:rFonts w:hint="eastAsia"/>
          <w:b/>
          <w:bCs/>
        </w:rPr>
        <w:t>型号二温升计算</w:t>
      </w:r>
      <w:r w:rsidR="00DD57B4" w:rsidRPr="00DD57B4">
        <w:rPr>
          <w:rFonts w:hint="eastAsia"/>
          <w:b/>
          <w:bCs/>
        </w:rPr>
        <w:t>：</w:t>
      </w:r>
    </w:p>
    <w:p w14:paraId="60DC4114" w14:textId="71236648" w:rsidR="00175981" w:rsidRPr="00DB309D" w:rsidRDefault="00D843C7" w:rsidP="00DB309D">
      <w:pPr>
        <w:pStyle w:val="x"/>
        <w:ind w:firstLine="420"/>
        <w:rPr>
          <w:i/>
        </w:rPr>
      </w:pPr>
      <w:r>
        <w:rPr>
          <w:rFonts w:hint="eastAsia"/>
        </w:rPr>
        <w:t>型号二与型号一的导通损耗相同为</w:t>
      </w:r>
      <w:r>
        <w:rPr>
          <w:rFonts w:hint="eastAsia"/>
        </w:rPr>
        <w:t>46W</w:t>
      </w:r>
      <w:r>
        <w:rPr>
          <w:rFonts w:hint="eastAsia"/>
        </w:rPr>
        <w:t>，</w:t>
      </w:r>
      <w:r w:rsidR="00DB309D">
        <w:rPr>
          <w:rFonts w:hint="eastAsia"/>
        </w:rPr>
        <w:t>但是具有不同的开关频率，</w:t>
      </w:r>
      <w:r w:rsidR="00175981">
        <w:rPr>
          <w:rFonts w:hint="eastAsia"/>
        </w:rPr>
        <w:t>因此其开关损耗为：</w:t>
      </w:r>
    </w:p>
    <w:p w14:paraId="7CB98802" w14:textId="77777777" w:rsidR="00175981" w:rsidRDefault="00000000" w:rsidP="00175981">
      <w:pPr>
        <w:pStyle w:val="x"/>
        <w:ind w:firstLine="420"/>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SW</m:t>
              </m:r>
              <m:d>
                <m:dPr>
                  <m:ctrlPr>
                    <w:rPr>
                      <w:rFonts w:ascii="Cambria Math" w:hAnsi="Cambria Math"/>
                      <w:i/>
                    </w:rPr>
                  </m:ctrlPr>
                </m:dPr>
                <m:e>
                  <m:r>
                    <w:rPr>
                      <w:rFonts w:ascii="Cambria Math" w:hAnsi="Cambria Math"/>
                    </w:rPr>
                    <m:t>T</m:t>
                  </m:r>
                </m:e>
              </m:d>
            </m:sub>
          </m:sSub>
          <m:r>
            <w:rPr>
              <w:rFonts w:ascii="Cambria Math" w:hAnsi="Cambria Math"/>
            </w:rPr>
            <m:t>=70*</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1.19+0.85</m:t>
              </m:r>
            </m:e>
          </m:d>
          <m: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w:rPr>
              <w:rFonts w:ascii="Cambria Math" w:hAnsi="Cambria Math"/>
            </w:rPr>
            <m:t>=142.8W</m:t>
          </m:r>
        </m:oMath>
      </m:oMathPara>
    </w:p>
    <w:p w14:paraId="5F5A4069" w14:textId="685D36DE" w:rsidR="00DD57B4" w:rsidRDefault="00175981" w:rsidP="00175981">
      <w:pPr>
        <w:pStyle w:val="x"/>
        <w:ind w:firstLine="420"/>
      </w:pPr>
      <w:r>
        <w:rPr>
          <w:rFonts w:hint="eastAsia"/>
        </w:rPr>
        <w:t>单个</w:t>
      </w:r>
      <w:r>
        <w:rPr>
          <w:rFonts w:hint="eastAsia"/>
        </w:rPr>
        <w:t>MOSFET</w:t>
      </w:r>
      <w:r>
        <w:rPr>
          <w:rFonts w:hint="eastAsia"/>
        </w:rPr>
        <w:t>的总损耗为</w:t>
      </w:r>
      <w:r>
        <w:rPr>
          <w:rFonts w:hint="eastAsia"/>
        </w:rPr>
        <w:t>1</w:t>
      </w:r>
      <w:r>
        <w:t>88.8W</w:t>
      </w:r>
      <w:r>
        <w:rPr>
          <w:rFonts w:hint="eastAsia"/>
        </w:rPr>
        <w:t>，温升为</w:t>
      </w:r>
      <w:r>
        <w:t>23.6</w:t>
      </w:r>
      <w:r w:rsidRPr="002D38FC">
        <w:rPr>
          <w:rFonts w:cs="Times New Roman"/>
        </w:rPr>
        <w:t>℃</w:t>
      </w:r>
      <w:r>
        <w:rPr>
          <w:rFonts w:hint="eastAsia"/>
        </w:rPr>
        <w:t>，要使模块正常工作，散热器温度不能高于</w:t>
      </w:r>
      <w:r>
        <w:rPr>
          <w:rFonts w:hint="eastAsia"/>
        </w:rPr>
        <w:t>1</w:t>
      </w:r>
      <w:r>
        <w:t>26.4</w:t>
      </w:r>
      <w:r w:rsidRPr="002D38FC">
        <w:rPr>
          <w:rFonts w:cs="Times New Roman"/>
        </w:rPr>
        <w:t>℃</w:t>
      </w:r>
      <w:r>
        <w:rPr>
          <w:rFonts w:hint="eastAsia"/>
        </w:rPr>
        <w:t>。</w:t>
      </w:r>
    </w:p>
    <w:p w14:paraId="1175832B" w14:textId="5115F40D" w:rsidR="00202FC2" w:rsidRPr="00FD0D54" w:rsidRDefault="000411C3" w:rsidP="00202FC2">
      <w:pPr>
        <w:spacing w:line="360" w:lineRule="auto"/>
        <w:ind w:firstLineChars="200" w:firstLine="420"/>
        <w:rPr>
          <w:rFonts w:ascii="Times New Roman" w:eastAsia="楷体" w:hAnsi="Times New Roman" w:cs="Times New Roman"/>
          <w:iCs/>
        </w:rPr>
      </w:pPr>
      <w:r>
        <w:rPr>
          <w:rFonts w:ascii="Times New Roman" w:eastAsia="楷体" w:hAnsi="Times New Roman" w:cs="Times New Roman" w:hint="eastAsia"/>
          <w:iCs/>
        </w:rPr>
        <w:t>对于两个型号</w:t>
      </w:r>
      <w:r w:rsidR="00D76DE8">
        <w:rPr>
          <w:rFonts w:ascii="Times New Roman" w:eastAsia="楷体" w:hAnsi="Times New Roman" w:cs="Times New Roman" w:hint="eastAsia"/>
          <w:iCs/>
        </w:rPr>
        <w:t>的可调模块，交错</w:t>
      </w:r>
      <w:r w:rsidR="00D76DE8">
        <w:rPr>
          <w:rFonts w:ascii="Times New Roman" w:eastAsia="楷体" w:hAnsi="Times New Roman" w:cs="Times New Roman" w:hint="eastAsia"/>
          <w:iCs/>
        </w:rPr>
        <w:t>Buck</w:t>
      </w:r>
      <w:r w:rsidR="00D76DE8">
        <w:rPr>
          <w:rFonts w:ascii="Times New Roman" w:eastAsia="楷体" w:hAnsi="Times New Roman" w:cs="Times New Roman" w:hint="eastAsia"/>
          <w:iCs/>
        </w:rPr>
        <w:t>变换器中</w:t>
      </w:r>
      <w:r w:rsidR="00202FC2" w:rsidRPr="00FD0D54">
        <w:rPr>
          <w:rFonts w:ascii="Times New Roman" w:eastAsia="楷体" w:hAnsi="Times New Roman" w:cs="Times New Roman" w:hint="eastAsia"/>
          <w:iCs/>
        </w:rPr>
        <w:t>电感</w:t>
      </w:r>
      <w:r w:rsidR="00202FC2" w:rsidRPr="00FD0D54">
        <w:rPr>
          <w:rFonts w:ascii="Times New Roman" w:eastAsia="楷体" w:hAnsi="Times New Roman" w:cs="Times New Roman" w:hint="eastAsia"/>
          <w:iCs/>
        </w:rPr>
        <w:t>L</w:t>
      </w:r>
      <w:r w:rsidR="00202FC2" w:rsidRPr="00FD0D54">
        <w:rPr>
          <w:rFonts w:ascii="Times New Roman" w:eastAsia="楷体" w:hAnsi="Times New Roman" w:cs="Times New Roman"/>
          <w:iCs/>
        </w:rPr>
        <w:t>1</w:t>
      </w:r>
      <w:r w:rsidR="00202FC2" w:rsidRPr="00FD0D54">
        <w:rPr>
          <w:rFonts w:ascii="Times New Roman" w:eastAsia="楷体" w:hAnsi="Times New Roman" w:cs="Times New Roman" w:hint="eastAsia"/>
          <w:iCs/>
        </w:rPr>
        <w:t>、</w:t>
      </w:r>
      <w:r w:rsidR="00202FC2" w:rsidRPr="00FD0D54">
        <w:rPr>
          <w:rFonts w:ascii="Times New Roman" w:eastAsia="楷体" w:hAnsi="Times New Roman" w:cs="Times New Roman" w:hint="eastAsia"/>
          <w:iCs/>
        </w:rPr>
        <w:t>L2</w:t>
      </w:r>
      <w:r w:rsidR="00202FC2" w:rsidRPr="00FD0D54">
        <w:rPr>
          <w:rFonts w:ascii="Times New Roman" w:eastAsia="楷体" w:hAnsi="Times New Roman" w:cs="Times New Roman" w:hint="eastAsia"/>
          <w:iCs/>
        </w:rPr>
        <w:t>的选取</w:t>
      </w:r>
      <w:r w:rsidR="00202FC2">
        <w:rPr>
          <w:rFonts w:ascii="Times New Roman" w:eastAsia="楷体" w:hAnsi="Times New Roman" w:cs="Times New Roman" w:hint="eastAsia"/>
          <w:iCs/>
        </w:rPr>
        <w:t>必须满足</w:t>
      </w:r>
      <w:r w:rsidR="00202FC2" w:rsidRPr="00FD0D54">
        <w:rPr>
          <w:rFonts w:ascii="Times New Roman" w:eastAsia="楷体" w:hAnsi="Times New Roman" w:cs="Times New Roman" w:hint="eastAsia"/>
          <w:iCs/>
        </w:rPr>
        <w:t>模块的输出电流的纹波要求，模块的输出电流为</w:t>
      </w:r>
      <w:r w:rsidR="00202FC2" w:rsidRPr="00FD0D54">
        <w:rPr>
          <w:rFonts w:ascii="Times New Roman" w:eastAsia="楷体" w:hAnsi="Times New Roman" w:cs="Times New Roman" w:hint="eastAsia"/>
          <w:iCs/>
        </w:rPr>
        <w:t>100A</w:t>
      </w:r>
      <w:r w:rsidR="00202FC2" w:rsidRPr="00FD0D54">
        <w:rPr>
          <w:rFonts w:ascii="Times New Roman" w:eastAsia="楷体" w:hAnsi="Times New Roman" w:cs="Times New Roman" w:hint="eastAsia"/>
          <w:iCs/>
        </w:rPr>
        <w:t>，则各支路的电流均值为</w:t>
      </w:r>
      <w:r w:rsidR="00202FC2" w:rsidRPr="00FD0D54">
        <w:rPr>
          <w:rFonts w:ascii="Times New Roman" w:eastAsia="楷体" w:hAnsi="Times New Roman" w:cs="Times New Roman" w:hint="eastAsia"/>
          <w:iCs/>
        </w:rPr>
        <w:t>50A</w:t>
      </w:r>
      <w:r w:rsidR="00202FC2" w:rsidRPr="00FD0D54">
        <w:rPr>
          <w:rFonts w:ascii="Times New Roman" w:eastAsia="楷体" w:hAnsi="Times New Roman" w:cs="Times New Roman" w:hint="eastAsia"/>
          <w:iCs/>
        </w:rPr>
        <w:t>，按照</w:t>
      </w:r>
      <w:r w:rsidR="00202FC2" w:rsidRPr="00FD0D54">
        <w:rPr>
          <w:rFonts w:ascii="Times New Roman" w:eastAsia="楷体" w:hAnsi="Times New Roman" w:cs="Times New Roman" w:hint="eastAsia"/>
          <w:iCs/>
        </w:rPr>
        <w:t>10%</w:t>
      </w:r>
      <w:r w:rsidR="00202FC2" w:rsidRPr="00FD0D54">
        <w:rPr>
          <w:rFonts w:ascii="Times New Roman" w:eastAsia="楷体" w:hAnsi="Times New Roman" w:cs="Times New Roman" w:hint="eastAsia"/>
          <w:iCs/>
        </w:rPr>
        <w:t>的纹波要求，</w:t>
      </w:r>
      <w:r w:rsidR="00D34530">
        <w:rPr>
          <w:rFonts w:ascii="Times New Roman" w:eastAsia="楷体" w:hAnsi="Times New Roman" w:cs="Times New Roman" w:hint="eastAsia"/>
          <w:iCs/>
        </w:rPr>
        <w:t>取两倍裕量，</w:t>
      </w:r>
      <w:r w:rsidR="00202FC2" w:rsidRPr="00FD0D54">
        <w:rPr>
          <w:rFonts w:ascii="Times New Roman" w:eastAsia="楷体" w:hAnsi="Times New Roman" w:cs="Times New Roman" w:hint="eastAsia"/>
          <w:iCs/>
        </w:rPr>
        <w:t>则支路电流纹波为：</w:t>
      </w:r>
      <w:r w:rsidR="00202FC2" w:rsidRPr="00FD0D54">
        <w:rPr>
          <w:rFonts w:ascii="Times New Roman" w:eastAsia="楷体" w:hAnsi="Times New Roman" w:cs="Times New Roman"/>
          <w:iCs/>
        </w:rPr>
        <w:t xml:space="preserve"> </w:t>
      </w:r>
    </w:p>
    <w:p w14:paraId="6435CB75" w14:textId="74FB9A67" w:rsidR="00202FC2" w:rsidRPr="00FD0D54" w:rsidRDefault="00202FC2" w:rsidP="00202FC2">
      <w:pPr>
        <w:spacing w:line="360" w:lineRule="auto"/>
        <w:ind w:firstLineChars="200" w:firstLine="420"/>
        <w:rPr>
          <w:rFonts w:ascii="Times New Roman" w:eastAsia="楷体" w:hAnsi="Times New Roman" w:cs="Times New Roman"/>
          <w:iCs/>
        </w:rPr>
      </w:pPr>
      <m:oMathPara>
        <m:oMath>
          <m:r>
            <m:rPr>
              <m:sty m:val="p"/>
            </m:rPr>
            <w:rPr>
              <w:rFonts w:ascii="Cambria Math" w:eastAsia="楷体" w:hAnsi="Cambria Math" w:cs="Times New Roman" w:hint="eastAsia"/>
            </w:rPr>
            <w:lastRenderedPageBreak/>
            <m:t>Δ</m:t>
          </m:r>
          <m:sSub>
            <m:sSubPr>
              <m:ctrlPr>
                <w:rPr>
                  <w:rFonts w:ascii="Cambria Math" w:eastAsia="楷体" w:hAnsi="Cambria Math" w:cs="Times New Roman"/>
                  <w:i/>
                  <w:iCs/>
                </w:rPr>
              </m:ctrlPr>
            </m:sSubPr>
            <m:e>
              <m:r>
                <w:rPr>
                  <w:rFonts w:ascii="Cambria Math" w:eastAsia="楷体" w:hAnsi="Cambria Math" w:cs="Times New Roman"/>
                </w:rPr>
                <m:t>i</m:t>
              </m:r>
            </m:e>
            <m:sub>
              <m:r>
                <w:rPr>
                  <w:rFonts w:ascii="Cambria Math" w:eastAsia="楷体" w:hAnsi="Cambria Math" w:cs="Times New Roman"/>
                </w:rPr>
                <m:t>L</m:t>
              </m:r>
            </m:sub>
          </m:sSub>
          <m:r>
            <w:rPr>
              <w:rFonts w:ascii="Cambria Math" w:eastAsia="楷体" w:hAnsi="Cambria Math" w:cs="Times New Roman" w:hint="eastAsia"/>
            </w:rPr>
            <m:t>=2.5A</m:t>
          </m:r>
        </m:oMath>
      </m:oMathPara>
    </w:p>
    <w:p w14:paraId="7ECB223D" w14:textId="77777777" w:rsidR="00202FC2" w:rsidRPr="00FD0D54" w:rsidRDefault="00202FC2" w:rsidP="00202FC2">
      <w:pPr>
        <w:spacing w:line="360" w:lineRule="auto"/>
        <w:rPr>
          <w:rFonts w:ascii="Times New Roman" w:eastAsia="楷体" w:hAnsi="Times New Roman" w:cs="Times New Roman"/>
          <w:iCs/>
        </w:rPr>
      </w:pPr>
      <w:r w:rsidRPr="00FD0D54">
        <w:rPr>
          <w:rFonts w:ascii="Times New Roman" w:eastAsia="楷体" w:hAnsi="Times New Roman" w:cs="Times New Roman" w:hint="eastAsia"/>
          <w:iCs/>
        </w:rPr>
        <w:t>当占空比为</w:t>
      </w:r>
      <w:r w:rsidRPr="00FD0D54">
        <w:rPr>
          <w:rFonts w:ascii="Times New Roman" w:eastAsia="楷体" w:hAnsi="Times New Roman" w:cs="Times New Roman" w:hint="eastAsia"/>
          <w:iCs/>
        </w:rPr>
        <w:t>1/</w:t>
      </w:r>
      <w:r>
        <w:rPr>
          <w:rFonts w:ascii="Times New Roman" w:eastAsia="楷体" w:hAnsi="Times New Roman" w:cs="Times New Roman"/>
          <w:iCs/>
        </w:rPr>
        <w:t>4</w:t>
      </w:r>
      <w:r w:rsidRPr="00FD0D54">
        <w:rPr>
          <w:rFonts w:ascii="Times New Roman" w:eastAsia="楷体" w:hAnsi="Times New Roman" w:cs="Times New Roman" w:hint="eastAsia"/>
          <w:iCs/>
        </w:rPr>
        <w:t>时出现最大的电流纹波，由此计算出电感</w:t>
      </w:r>
      <w:r w:rsidRPr="00FD0D54">
        <w:rPr>
          <w:rFonts w:ascii="Times New Roman" w:eastAsia="楷体" w:hAnsi="Times New Roman" w:cs="Times New Roman" w:hint="eastAsia"/>
          <w:iCs/>
        </w:rPr>
        <w:t>L</w:t>
      </w:r>
      <w:r w:rsidRPr="00FD0D54">
        <w:rPr>
          <w:rFonts w:ascii="Times New Roman" w:eastAsia="楷体" w:hAnsi="Times New Roman" w:cs="Times New Roman" w:hint="eastAsia"/>
          <w:iCs/>
        </w:rPr>
        <w:t>的值为：</w:t>
      </w:r>
    </w:p>
    <w:p w14:paraId="51ED7D17" w14:textId="7A6CBBA6" w:rsidR="00202FC2" w:rsidRPr="00FD0D54" w:rsidRDefault="00202FC2" w:rsidP="00202FC2">
      <w:pPr>
        <w:spacing w:line="360" w:lineRule="auto"/>
        <w:rPr>
          <w:rFonts w:ascii="Cambria Math" w:eastAsia="楷体" w:hAnsi="Cambria Math" w:cs="Times New Roman"/>
          <w:i/>
          <w:iCs/>
        </w:rPr>
      </w:pPr>
      <m:oMathPara>
        <m:oMath>
          <m:r>
            <w:rPr>
              <w:rFonts w:ascii="Cambria Math" w:eastAsia="楷体" w:hAnsi="Cambria Math" w:cs="Times New Roman" w:hint="eastAsia"/>
            </w:rPr>
            <m:t>L=</m:t>
          </m:r>
          <m:f>
            <m:fPr>
              <m:ctrlPr>
                <w:rPr>
                  <w:rFonts w:ascii="Cambria Math" w:eastAsia="楷体" w:hAnsi="Cambria Math" w:cs="Times New Roman"/>
                  <w:iCs/>
                </w:rPr>
              </m:ctrlPr>
            </m:fPr>
            <m:num>
              <m:r>
                <w:rPr>
                  <w:rFonts w:ascii="Cambria Math" w:eastAsia="楷体" w:hAnsi="Cambria Math" w:cs="Times New Roman"/>
                </w:rPr>
                <m:t>810</m:t>
              </m:r>
              <m:ctrlPr>
                <w:rPr>
                  <w:rFonts w:ascii="Cambria Math" w:eastAsia="楷体" w:hAnsi="Cambria Math" w:cs="Times New Roman"/>
                  <w:i/>
                  <w:iCs/>
                </w:rPr>
              </m:ctrlPr>
            </m:num>
            <m:den>
              <m:r>
                <w:rPr>
                  <w:rFonts w:ascii="Cambria Math" w:eastAsia="楷体" w:hAnsi="Cambria Math" w:cs="Times New Roman"/>
                </w:rPr>
                <m:t>8*</m:t>
              </m:r>
              <m:r>
                <w:rPr>
                  <w:rFonts w:ascii="Cambria Math" w:eastAsia="楷体" w:hAnsi="Cambria Math" w:cs="Times New Roman" w:hint="eastAsia"/>
                </w:rPr>
                <m:t>2.5</m:t>
              </m:r>
              <m:r>
                <w:rPr>
                  <w:rFonts w:ascii="Cambria Math" w:eastAsia="楷体" w:hAnsi="Cambria Math" w:cs="Times New Roman"/>
                </w:rPr>
                <m:t>*50*</m:t>
              </m:r>
              <m:sSup>
                <m:sSupPr>
                  <m:ctrlPr>
                    <w:rPr>
                      <w:rFonts w:ascii="Cambria Math" w:eastAsia="楷体" w:hAnsi="Cambria Math" w:cs="Times New Roman"/>
                      <w:i/>
                      <w:iCs/>
                    </w:rPr>
                  </m:ctrlPr>
                </m:sSupPr>
                <m:e>
                  <m:r>
                    <w:rPr>
                      <w:rFonts w:ascii="Cambria Math" w:eastAsia="楷体" w:hAnsi="Cambria Math" w:cs="Times New Roman"/>
                    </w:rPr>
                    <m:t>10</m:t>
                  </m:r>
                </m:e>
                <m:sup>
                  <m:r>
                    <w:rPr>
                      <w:rFonts w:ascii="Cambria Math" w:eastAsia="楷体" w:hAnsi="Cambria Math" w:cs="Times New Roman"/>
                    </w:rPr>
                    <m:t>3</m:t>
                  </m:r>
                </m:sup>
              </m:sSup>
              <m:ctrlPr>
                <w:rPr>
                  <w:rFonts w:ascii="Cambria Math" w:eastAsia="楷体" w:hAnsi="Cambria Math" w:cs="Times New Roman"/>
                  <w:i/>
                  <w:iCs/>
                </w:rPr>
              </m:ctrlPr>
            </m:den>
          </m:f>
          <m:r>
            <w:rPr>
              <w:rFonts w:ascii="Cambria Math" w:eastAsia="楷体" w:hAnsi="Cambria Math" w:cs="Times New Roman"/>
            </w:rPr>
            <m:t>=</m:t>
          </m:r>
          <m:r>
            <w:rPr>
              <w:rFonts w:ascii="Cambria Math" w:eastAsia="楷体" w:hAnsi="Cambria Math" w:cs="Times New Roman" w:hint="eastAsia"/>
            </w:rPr>
            <m:t>8.1</m:t>
          </m:r>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10</m:t>
              </m:r>
              <m:ctrlPr>
                <w:rPr>
                  <w:rFonts w:ascii="Cambria Math" w:eastAsia="楷体" w:hAnsi="Cambria Math" w:cs="Times New Roman"/>
                </w:rPr>
              </m:ctrlPr>
            </m:e>
            <m:sup>
              <m:r>
                <w:rPr>
                  <w:rFonts w:ascii="Cambria Math" w:eastAsia="楷体" w:hAnsi="Cambria Math" w:cs="Times New Roman"/>
                </w:rPr>
                <m:t>-4</m:t>
              </m:r>
            </m:sup>
          </m:sSup>
          <m:r>
            <w:rPr>
              <w:rFonts w:ascii="Cambria Math" w:eastAsia="楷体" w:hAnsi="Cambria Math" w:cs="Times New Roman"/>
            </w:rPr>
            <m:t>H</m:t>
          </m:r>
        </m:oMath>
      </m:oMathPara>
    </w:p>
    <w:p w14:paraId="1EE4A9CF" w14:textId="77777777" w:rsidR="00202FC2" w:rsidRPr="00FD0D54" w:rsidRDefault="00202FC2" w:rsidP="00202FC2">
      <w:pPr>
        <w:spacing w:line="360" w:lineRule="auto"/>
        <w:rPr>
          <w:rFonts w:ascii="Cambria Math" w:eastAsia="楷体" w:hAnsi="Cambria Math" w:cs="Times New Roman"/>
        </w:rPr>
      </w:pPr>
      <w:r w:rsidRPr="00FD0D54">
        <w:rPr>
          <w:rFonts w:ascii="Cambria Math" w:eastAsia="楷体" w:hAnsi="Cambria Math" w:cs="Times New Roman" w:hint="eastAsia"/>
        </w:rPr>
        <w:t>结合设计指标，取电压纹波为</w:t>
      </w:r>
      <m:oMath>
        <m:r>
          <m:rPr>
            <m:sty m:val="p"/>
          </m:rPr>
          <w:rPr>
            <w:rFonts w:ascii="Cambria Math" w:eastAsia="楷体" w:hAnsi="Cambria Math" w:cs="Times New Roman" w:hint="eastAsia"/>
          </w:rPr>
          <m:t>Δ</m:t>
        </m:r>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o</m:t>
            </m:r>
          </m:sub>
        </m:sSub>
        <m:r>
          <w:rPr>
            <w:rFonts w:ascii="Cambria Math" w:eastAsia="楷体" w:hAnsi="Cambria Math" w:cs="Times New Roman"/>
          </w:rPr>
          <m:t>=650*0.5%V=3.25V</m:t>
        </m:r>
      </m:oMath>
      <w:r>
        <w:rPr>
          <w:rFonts w:ascii="Cambria Math" w:eastAsia="楷体" w:hAnsi="Cambria Math" w:cs="Times New Roman" w:hint="eastAsia"/>
        </w:rPr>
        <w:t>，由</w:t>
      </w:r>
      <w:r w:rsidRPr="00FD0D54">
        <w:rPr>
          <w:rFonts w:ascii="Cambria Math" w:eastAsia="楷体" w:hAnsi="Cambria Math" w:cs="Times New Roman" w:hint="eastAsia"/>
        </w:rPr>
        <w:t>式</w:t>
      </w:r>
      <w:r w:rsidRPr="00FD0D54">
        <w:rPr>
          <w:rFonts w:ascii="Cambria Math" w:eastAsia="楷体" w:hAnsi="Cambria Math" w:cs="Times New Roman" w:hint="eastAsia"/>
        </w:rPr>
        <w:t>(</w:t>
      </w:r>
      <w:r w:rsidRPr="00FD0D54">
        <w:rPr>
          <w:rFonts w:ascii="Cambria Math" w:eastAsia="楷体" w:hAnsi="Cambria Math" w:cs="Times New Roman"/>
        </w:rPr>
        <w:t>14)</w:t>
      </w:r>
      <w:r w:rsidRPr="00FD0D54">
        <w:rPr>
          <w:rFonts w:ascii="Cambria Math" w:eastAsia="楷体" w:hAnsi="Cambria Math" w:cs="Times New Roman" w:hint="eastAsia"/>
        </w:rPr>
        <w:t>计算出输出电容值为：</w:t>
      </w:r>
    </w:p>
    <w:p w14:paraId="4553247E" w14:textId="77777777" w:rsidR="00202FC2" w:rsidRPr="007545BE" w:rsidRDefault="00202FC2" w:rsidP="00202FC2">
      <w:pPr>
        <w:spacing w:line="360" w:lineRule="auto"/>
        <w:rPr>
          <w:rFonts w:ascii="Cambria Math" w:eastAsia="楷体" w:hAnsi="Cambria Math" w:cs="Times New Roman"/>
        </w:rPr>
      </w:pPr>
      <m:oMathPara>
        <m:oMath>
          <m:r>
            <w:rPr>
              <w:rFonts w:ascii="Cambria Math" w:eastAsia="楷体" w:hAnsi="Cambria Math" w:cs="Times New Roman" w:hint="eastAsia"/>
            </w:rPr>
            <m:t>C</m:t>
          </m: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810</m:t>
              </m:r>
              <m:ctrlPr>
                <w:rPr>
                  <w:rFonts w:ascii="Cambria Math" w:eastAsia="楷体" w:hAnsi="Cambria Math" w:cs="Times New Roman"/>
                  <w:i/>
                </w:rPr>
              </m:ctrlPr>
            </m:num>
            <m:den>
              <m:r>
                <w:rPr>
                  <w:rFonts w:ascii="Cambria Math" w:eastAsia="楷体" w:hAnsi="Cambria Math" w:cs="Times New Roman"/>
                </w:rPr>
                <m:t>8*3.25</m:t>
              </m:r>
              <m:r>
                <w:rPr>
                  <w:rFonts w:ascii="Cambria Math" w:eastAsia="MS Gothic" w:hAnsi="Cambria Math" w:cs="MS Gothic" w:hint="eastAsia"/>
                </w:rPr>
                <m:t>*</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2</m:t>
                      </m:r>
                      <m:r>
                        <w:rPr>
                          <w:rFonts w:ascii="Cambria Math" w:eastAsia="MS Gothic" w:hAnsi="Cambria Math" w:cs="MS Gothic" w:hint="eastAsia"/>
                        </w:rPr>
                        <m:t>*</m:t>
                      </m:r>
                      <m:r>
                        <w:rPr>
                          <w:rFonts w:ascii="Cambria Math" w:eastAsia="楷体" w:hAnsi="Cambria Math" w:cs="Times New Roman"/>
                        </w:rPr>
                        <m:t>50</m:t>
                      </m:r>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10</m:t>
                          </m:r>
                          <m:ctrlPr>
                            <w:rPr>
                              <w:rFonts w:ascii="Cambria Math" w:eastAsia="楷体" w:hAnsi="Cambria Math" w:cs="Times New Roman"/>
                            </w:rPr>
                          </m:ctrlPr>
                        </m:e>
                        <m:sup>
                          <m:r>
                            <w:rPr>
                              <w:rFonts w:ascii="Cambria Math" w:eastAsia="楷体" w:hAnsi="Cambria Math" w:cs="Times New Roman"/>
                            </w:rPr>
                            <m:t>3</m:t>
                          </m:r>
                        </m:sup>
                      </m:sSup>
                    </m:e>
                  </m:d>
                </m:e>
                <m:sup>
                  <m:r>
                    <w:rPr>
                      <w:rFonts w:ascii="Cambria Math" w:eastAsia="楷体" w:hAnsi="Cambria Math" w:cs="Times New Roman"/>
                    </w:rPr>
                    <m:t>2</m:t>
                  </m:r>
                </m:sup>
              </m:sSup>
              <m:r>
                <w:rPr>
                  <w:rFonts w:ascii="Cambria Math" w:eastAsia="MS Gothic" w:hAnsi="Cambria Math" w:cs="MS Gothic" w:hint="eastAsia"/>
                </w:rPr>
                <m:t>*</m:t>
              </m:r>
              <m:r>
                <w:rPr>
                  <w:rFonts w:ascii="Cambria Math" w:eastAsia="楷体" w:hAnsi="Cambria Math" w:cs="Times New Roman"/>
                </w:rPr>
                <m:t>4.05</m:t>
              </m:r>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10</m:t>
                  </m:r>
                  <m:ctrlPr>
                    <w:rPr>
                      <w:rFonts w:ascii="Cambria Math" w:eastAsia="楷体" w:hAnsi="Cambria Math" w:cs="Times New Roman"/>
                    </w:rPr>
                  </m:ctrlPr>
                </m:e>
                <m:sup>
                  <m:r>
                    <w:rPr>
                      <w:rFonts w:ascii="Cambria Math" w:eastAsia="楷体" w:hAnsi="Cambria Math" w:cs="Times New Roman"/>
                    </w:rPr>
                    <m:t>-4</m:t>
                  </m:r>
                </m:sup>
              </m:sSup>
              <m:ctrlPr>
                <w:rPr>
                  <w:rFonts w:ascii="Cambria Math" w:eastAsia="楷体" w:hAnsi="Cambria Math" w:cs="Times New Roman"/>
                  <w:i/>
                </w:rPr>
              </m:ctrlPr>
            </m:den>
          </m:f>
          <m:r>
            <w:rPr>
              <w:rFonts w:ascii="Cambria Math" w:eastAsia="楷体" w:hAnsi="Cambria Math" w:cs="Times New Roman"/>
            </w:rPr>
            <m:t>=7.69</m:t>
          </m:r>
          <m:r>
            <m:rPr>
              <m:sty m:val="p"/>
            </m:rPr>
            <w:rPr>
              <w:rFonts w:ascii="Cambria Math" w:eastAsia="楷体" w:hAnsi="Cambria Math" w:cs="Times New Roman" w:hint="eastAsia"/>
            </w:rPr>
            <m:t>×</m:t>
          </m:r>
          <m:sSup>
            <m:sSupPr>
              <m:ctrlPr>
                <w:rPr>
                  <w:rFonts w:ascii="Cambria Math" w:eastAsia="楷体" w:hAnsi="Cambria Math" w:cs="Times New Roman"/>
                </w:rPr>
              </m:ctrlPr>
            </m:sSupPr>
            <m:e>
              <m:r>
                <m:rPr>
                  <m:sty m:val="p"/>
                </m:rPr>
                <w:rPr>
                  <w:rFonts w:ascii="Cambria Math" w:eastAsia="楷体" w:hAnsi="Cambria Math" w:cs="Times New Roman"/>
                </w:rPr>
                <m:t>10</m:t>
              </m:r>
            </m:e>
            <m:sup>
              <m:r>
                <m:rPr>
                  <m:sty m:val="p"/>
                </m:rPr>
                <w:rPr>
                  <w:rFonts w:ascii="Cambria Math" w:eastAsia="楷体" w:hAnsi="Cambria Math" w:cs="Times New Roman"/>
                </w:rPr>
                <m:t>-6</m:t>
              </m:r>
            </m:sup>
          </m:sSup>
          <m:r>
            <w:rPr>
              <w:rFonts w:ascii="Cambria Math" w:eastAsia="楷体" w:hAnsi="Cambria Math" w:cs="Times New Roman"/>
            </w:rPr>
            <m:t>F</m:t>
          </m:r>
        </m:oMath>
      </m:oMathPara>
    </w:p>
    <w:p w14:paraId="13D71903" w14:textId="57857EF1" w:rsidR="007545BE" w:rsidRDefault="007545BE" w:rsidP="00202FC2">
      <w:pPr>
        <w:spacing w:line="360" w:lineRule="auto"/>
        <w:rPr>
          <w:rFonts w:ascii="Cambria Math" w:eastAsia="楷体" w:hAnsi="Cambria Math" w:cs="Times New Roman"/>
        </w:rPr>
      </w:pPr>
      <w:r>
        <w:rPr>
          <w:rFonts w:ascii="Cambria Math" w:eastAsia="楷体" w:hAnsi="Cambria Math" w:cs="Times New Roman" w:hint="eastAsia"/>
        </w:rPr>
        <w:t>同理计算出型号二的</w:t>
      </w:r>
      <w:r w:rsidR="00C90CF2">
        <w:rPr>
          <w:rFonts w:ascii="Cambria Math" w:eastAsia="楷体" w:hAnsi="Cambria Math" w:cs="Times New Roman" w:hint="eastAsia"/>
        </w:rPr>
        <w:t>电感电容理论值为：</w:t>
      </w:r>
    </w:p>
    <w:p w14:paraId="0CB54558" w14:textId="4B8E46F3" w:rsidR="00C90CF2" w:rsidRPr="00FD0D54" w:rsidRDefault="00F66402" w:rsidP="00202FC2">
      <w:pPr>
        <w:spacing w:line="360" w:lineRule="auto"/>
        <w:rPr>
          <w:rFonts w:ascii="Cambria Math" w:eastAsia="楷体" w:hAnsi="Cambria Math" w:cs="Times New Roman"/>
        </w:rPr>
      </w:pPr>
      <m:oMathPara>
        <m:oMath>
          <m:r>
            <w:rPr>
              <w:rFonts w:ascii="Cambria Math" w:eastAsia="楷体" w:hAnsi="Cambria Math" w:cs="Times New Roman" w:hint="eastAsia"/>
            </w:rPr>
            <m:t>L</m:t>
          </m:r>
          <m:r>
            <w:rPr>
              <w:rFonts w:ascii="Cambria Math" w:eastAsia="楷体" w:hAnsi="Cambria Math" w:cs="Times New Roman"/>
            </w:rPr>
            <m:t>=5.7857</m:t>
          </m:r>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10</m:t>
              </m:r>
              <m:ctrlPr>
                <w:rPr>
                  <w:rFonts w:ascii="Cambria Math" w:eastAsia="楷体" w:hAnsi="Cambria Math" w:cs="Times New Roman"/>
                </w:rPr>
              </m:ctrlPr>
            </m:e>
            <m:sup>
              <m:r>
                <w:rPr>
                  <w:rFonts w:ascii="Cambria Math" w:eastAsia="楷体" w:hAnsi="Cambria Math" w:cs="Times New Roman"/>
                </w:rPr>
                <m:t>-4</m:t>
              </m:r>
            </m:sup>
          </m:sSup>
          <m:r>
            <w:rPr>
              <w:rFonts w:ascii="Cambria Math" w:eastAsia="楷体" w:hAnsi="Cambria Math" w:cs="Times New Roman"/>
            </w:rPr>
            <m:t>H</m:t>
          </m:r>
          <m:r>
            <w:rPr>
              <w:rFonts w:ascii="Cambria Math" w:eastAsia="楷体" w:hAnsi="Cambria Math" w:cs="Times New Roman" w:hint="eastAsia"/>
            </w:rPr>
            <m:t>，</m:t>
          </m:r>
          <m:r>
            <w:rPr>
              <w:rFonts w:ascii="Cambria Math" w:eastAsia="楷体" w:hAnsi="Cambria Math" w:cs="Times New Roman" w:hint="eastAsia"/>
            </w:rPr>
            <m:t>C</m:t>
          </m:r>
          <m:r>
            <w:rPr>
              <w:rFonts w:ascii="Cambria Math" w:eastAsia="楷体" w:hAnsi="Cambria Math" w:cs="Times New Roman"/>
            </w:rPr>
            <m:t>=6.8682</m:t>
          </m:r>
          <m:r>
            <m:rPr>
              <m:sty m:val="p"/>
            </m:rPr>
            <w:rPr>
              <w:rFonts w:ascii="Cambria Math" w:eastAsia="楷体" w:hAnsi="Cambria Math" w:cs="Times New Roman" w:hint="eastAsia"/>
            </w:rPr>
            <m:t>×</m:t>
          </m:r>
          <m:sSup>
            <m:sSupPr>
              <m:ctrlPr>
                <w:rPr>
                  <w:rFonts w:ascii="Cambria Math" w:eastAsia="楷体" w:hAnsi="Cambria Math" w:cs="Times New Roman"/>
                </w:rPr>
              </m:ctrlPr>
            </m:sSupPr>
            <m:e>
              <m:r>
                <m:rPr>
                  <m:sty m:val="p"/>
                </m:rPr>
                <w:rPr>
                  <w:rFonts w:ascii="Cambria Math" w:eastAsia="楷体" w:hAnsi="Cambria Math" w:cs="Times New Roman"/>
                </w:rPr>
                <m:t>10</m:t>
              </m:r>
            </m:e>
            <m:sup>
              <m:r>
                <m:rPr>
                  <m:sty m:val="p"/>
                </m:rPr>
                <w:rPr>
                  <w:rFonts w:ascii="Cambria Math" w:eastAsia="楷体" w:hAnsi="Cambria Math" w:cs="Times New Roman"/>
                </w:rPr>
                <m:t>-6</m:t>
              </m:r>
            </m:sup>
          </m:sSup>
          <m:r>
            <w:rPr>
              <w:rFonts w:ascii="Cambria Math" w:eastAsia="楷体" w:hAnsi="Cambria Math" w:cs="Times New Roman"/>
            </w:rPr>
            <m:t>F</m:t>
          </m:r>
        </m:oMath>
      </m:oMathPara>
    </w:p>
    <w:p w14:paraId="6AF0BADC" w14:textId="2D789173" w:rsidR="00BE3215" w:rsidRDefault="00BE3215" w:rsidP="00BE3215">
      <w:pPr>
        <w:pStyle w:val="4"/>
        <w:numPr>
          <w:ilvl w:val="1"/>
          <w:numId w:val="12"/>
        </w:numPr>
        <w:ind w:firstLineChars="0"/>
      </w:pPr>
      <w:r>
        <w:rPr>
          <w:rFonts w:hint="eastAsia"/>
        </w:rPr>
        <w:t>型号一与</w:t>
      </w:r>
      <w:r w:rsidR="00E33E62">
        <w:rPr>
          <w:rFonts w:hint="eastAsia"/>
        </w:rPr>
        <w:t>型号二</w:t>
      </w:r>
      <w:r>
        <w:rPr>
          <w:rFonts w:hint="eastAsia"/>
        </w:rPr>
        <w:t>参数对比</w:t>
      </w:r>
    </w:p>
    <w:p w14:paraId="303D8AF3" w14:textId="77777777" w:rsidR="00BE3215" w:rsidRDefault="00BE3215" w:rsidP="00BE3215">
      <w:pPr>
        <w:pStyle w:val="x"/>
        <w:ind w:firstLine="420"/>
        <w:rPr>
          <w:rFonts w:cs="Times New Roman"/>
        </w:rPr>
      </w:pPr>
      <w:r>
        <w:rPr>
          <w:rFonts w:cs="Times New Roman" w:hint="eastAsia"/>
        </w:rPr>
        <w:t>新可调模块与原可调模块的主要区别在于采用</w:t>
      </w:r>
      <w:r>
        <w:rPr>
          <w:rFonts w:cs="Times New Roman" w:hint="eastAsia"/>
        </w:rPr>
        <w:t>PFC</w:t>
      </w:r>
      <w:r>
        <w:rPr>
          <w:rFonts w:cs="Times New Roman" w:hint="eastAsia"/>
        </w:rPr>
        <w:t>控制策略，取消了整流电路后级的滤波电感；以及提高了双相交错</w:t>
      </w:r>
      <w:r>
        <w:rPr>
          <w:rFonts w:cs="Times New Roman" w:hint="eastAsia"/>
        </w:rPr>
        <w:t>Buck</w:t>
      </w:r>
      <w:r>
        <w:rPr>
          <w:rFonts w:cs="Times New Roman" w:hint="eastAsia"/>
        </w:rPr>
        <w:t>各支路开关器件的开关频率，从而在保证输出电压质量不变的情况下减小了各支路的电感值；从而减小了整个模块的体积，提高了功率密度，模块升级前后主要参数对比如表</w:t>
      </w:r>
      <w:r>
        <w:rPr>
          <w:rFonts w:cs="Times New Roman" w:hint="eastAsia"/>
        </w:rPr>
        <w:t>2</w:t>
      </w:r>
      <w:r>
        <w:rPr>
          <w:rFonts w:cs="Times New Roman"/>
        </w:rPr>
        <w:t>.3</w:t>
      </w:r>
      <w:r>
        <w:rPr>
          <w:rFonts w:cs="Times New Roman" w:hint="eastAsia"/>
        </w:rPr>
        <w:t>所示：</w:t>
      </w:r>
    </w:p>
    <w:p w14:paraId="44085E06" w14:textId="77777777" w:rsidR="00BE3215" w:rsidRDefault="00BE3215" w:rsidP="00BE3215">
      <w:pPr>
        <w:pStyle w:val="x"/>
        <w:ind w:firstLine="420"/>
        <w:jc w:val="center"/>
        <w:rPr>
          <w:rFonts w:cs="Times New Roman"/>
        </w:rPr>
      </w:pPr>
      <w:r>
        <w:rPr>
          <w:rFonts w:cs="Times New Roman" w:hint="eastAsia"/>
        </w:rPr>
        <w:t>表</w:t>
      </w:r>
      <w:r>
        <w:rPr>
          <w:rFonts w:cs="Times New Roman" w:hint="eastAsia"/>
        </w:rPr>
        <w:t>2</w:t>
      </w:r>
      <w:r>
        <w:rPr>
          <w:rFonts w:cs="Times New Roman"/>
        </w:rPr>
        <w:t xml:space="preserve">.3 </w:t>
      </w:r>
      <w:r>
        <w:rPr>
          <w:rFonts w:cs="Times New Roman" w:hint="eastAsia"/>
        </w:rPr>
        <w:t>可调模块升级前后参数对比</w:t>
      </w:r>
    </w:p>
    <w:tbl>
      <w:tblPr>
        <w:tblStyle w:val="a7"/>
        <w:tblW w:w="0" w:type="auto"/>
        <w:jc w:val="center"/>
        <w:tblLayout w:type="fixed"/>
        <w:tblLook w:val="04A0" w:firstRow="1" w:lastRow="0" w:firstColumn="1" w:lastColumn="0" w:noHBand="0" w:noVBand="1"/>
      </w:tblPr>
      <w:tblGrid>
        <w:gridCol w:w="2547"/>
        <w:gridCol w:w="1984"/>
        <w:gridCol w:w="2552"/>
      </w:tblGrid>
      <w:tr w:rsidR="00BE3215" w14:paraId="632AE356" w14:textId="77777777" w:rsidTr="000300F3">
        <w:trPr>
          <w:jc w:val="center"/>
        </w:trPr>
        <w:tc>
          <w:tcPr>
            <w:tcW w:w="2547" w:type="dxa"/>
            <w:vAlign w:val="center"/>
          </w:tcPr>
          <w:p w14:paraId="100BEC8A" w14:textId="77777777" w:rsidR="00BE3215" w:rsidRDefault="00BE3215" w:rsidP="000300F3">
            <w:pPr>
              <w:pStyle w:val="x"/>
              <w:ind w:firstLineChars="0" w:firstLine="0"/>
              <w:jc w:val="center"/>
            </w:pPr>
            <w:r>
              <w:rPr>
                <w:rFonts w:hint="eastAsia"/>
              </w:rPr>
              <w:t>参数名</w:t>
            </w:r>
          </w:p>
        </w:tc>
        <w:tc>
          <w:tcPr>
            <w:tcW w:w="1984" w:type="dxa"/>
            <w:vAlign w:val="center"/>
          </w:tcPr>
          <w:p w14:paraId="347E343D" w14:textId="77777777" w:rsidR="00BE3215" w:rsidRDefault="00BE3215" w:rsidP="000300F3">
            <w:pPr>
              <w:pStyle w:val="x"/>
              <w:ind w:firstLineChars="0" w:firstLine="0"/>
              <w:jc w:val="center"/>
            </w:pPr>
            <w:r>
              <w:rPr>
                <w:rFonts w:hint="eastAsia"/>
              </w:rPr>
              <w:t>原可调模块参数值</w:t>
            </w:r>
          </w:p>
        </w:tc>
        <w:tc>
          <w:tcPr>
            <w:tcW w:w="2552" w:type="dxa"/>
            <w:vAlign w:val="center"/>
          </w:tcPr>
          <w:p w14:paraId="68A6D449" w14:textId="77777777" w:rsidR="00BE3215" w:rsidRDefault="00BE3215" w:rsidP="000300F3">
            <w:pPr>
              <w:pStyle w:val="x"/>
              <w:ind w:firstLineChars="0" w:firstLine="0"/>
              <w:jc w:val="center"/>
            </w:pPr>
            <w:r>
              <w:rPr>
                <w:rFonts w:hint="eastAsia"/>
              </w:rPr>
              <w:t>新可调模块参数值</w:t>
            </w:r>
          </w:p>
        </w:tc>
      </w:tr>
      <w:tr w:rsidR="00BE3215" w14:paraId="28BC3B00" w14:textId="77777777" w:rsidTr="000300F3">
        <w:trPr>
          <w:jc w:val="center"/>
        </w:trPr>
        <w:tc>
          <w:tcPr>
            <w:tcW w:w="2547" w:type="dxa"/>
            <w:vAlign w:val="center"/>
          </w:tcPr>
          <w:p w14:paraId="7F604CE1" w14:textId="77777777" w:rsidR="00BE3215" w:rsidRPr="008418E9" w:rsidRDefault="00BE3215" w:rsidP="000300F3">
            <w:pPr>
              <w:pStyle w:val="x"/>
              <w:ind w:firstLineChars="0" w:firstLine="0"/>
              <w:jc w:val="center"/>
            </w:pPr>
            <w:r>
              <w:rPr>
                <w:rFonts w:hint="eastAsia"/>
              </w:rPr>
              <w:t>输入滤波电感</w:t>
            </w:r>
            <w:r w:rsidRPr="00CE1663">
              <w:rPr>
                <w:rFonts w:cs="Times New Roman"/>
              </w:rPr>
              <w:t>L</w:t>
            </w:r>
            <w:r w:rsidRPr="00CE1663">
              <w:rPr>
                <w:rFonts w:cs="Times New Roman"/>
                <w:vertAlign w:val="subscript"/>
              </w:rPr>
              <w:t>i</w:t>
            </w:r>
          </w:p>
        </w:tc>
        <w:tc>
          <w:tcPr>
            <w:tcW w:w="1984" w:type="dxa"/>
            <w:vAlign w:val="center"/>
          </w:tcPr>
          <w:p w14:paraId="2C72507F" w14:textId="2642555C" w:rsidR="00BE3215" w:rsidRDefault="00FA7D31" w:rsidP="000300F3">
            <w:pPr>
              <w:pStyle w:val="x"/>
              <w:ind w:firstLineChars="0" w:firstLine="0"/>
              <w:jc w:val="center"/>
            </w:pPr>
            <w:r w:rsidRPr="00023D03">
              <w:rPr>
                <w:rFonts w:cs="Times New Roman" w:hint="eastAsia"/>
                <w:color w:val="002060"/>
              </w:rPr>
              <w:t>3</w:t>
            </w:r>
            <w:r w:rsidR="00BE3215" w:rsidRPr="00023D03">
              <w:rPr>
                <w:rFonts w:cs="Times New Roman"/>
                <w:color w:val="002060"/>
              </w:rPr>
              <w:t>mH</w:t>
            </w:r>
          </w:p>
        </w:tc>
        <w:tc>
          <w:tcPr>
            <w:tcW w:w="2552" w:type="dxa"/>
            <w:vAlign w:val="center"/>
          </w:tcPr>
          <w:p w14:paraId="3886DC3F" w14:textId="77777777" w:rsidR="00BE3215" w:rsidRDefault="00BE3215" w:rsidP="000300F3">
            <w:pPr>
              <w:pStyle w:val="x"/>
              <w:ind w:firstLineChars="0" w:firstLine="0"/>
              <w:jc w:val="center"/>
            </w:pPr>
            <w:r>
              <w:rPr>
                <w:rFonts w:hint="eastAsia"/>
              </w:rPr>
              <w:t>-</w:t>
            </w:r>
          </w:p>
        </w:tc>
      </w:tr>
      <w:tr w:rsidR="00BE3215" w14:paraId="3A11C695" w14:textId="77777777" w:rsidTr="000300F3">
        <w:trPr>
          <w:jc w:val="center"/>
        </w:trPr>
        <w:tc>
          <w:tcPr>
            <w:tcW w:w="2547" w:type="dxa"/>
            <w:vAlign w:val="center"/>
          </w:tcPr>
          <w:p w14:paraId="583027DF" w14:textId="77777777" w:rsidR="00BE3215" w:rsidRDefault="00BE3215" w:rsidP="000300F3">
            <w:pPr>
              <w:pStyle w:val="x"/>
              <w:ind w:firstLineChars="0" w:firstLine="0"/>
              <w:jc w:val="center"/>
            </w:pPr>
            <w:r w:rsidRPr="00CE1663">
              <w:rPr>
                <w:rFonts w:cs="Times New Roman"/>
              </w:rPr>
              <w:t>Buck</w:t>
            </w:r>
            <w:r>
              <w:rPr>
                <w:rFonts w:hint="eastAsia"/>
              </w:rPr>
              <w:t>电路开关频率</w:t>
            </w:r>
          </w:p>
        </w:tc>
        <w:tc>
          <w:tcPr>
            <w:tcW w:w="1984" w:type="dxa"/>
            <w:vAlign w:val="center"/>
          </w:tcPr>
          <w:p w14:paraId="4A766AAE" w14:textId="77777777" w:rsidR="00BE3215" w:rsidRDefault="00BE3215" w:rsidP="000300F3">
            <w:pPr>
              <w:pStyle w:val="x"/>
              <w:ind w:firstLineChars="0" w:firstLine="0"/>
              <w:jc w:val="center"/>
            </w:pPr>
            <w:r w:rsidRPr="00CE1663">
              <w:rPr>
                <w:rFonts w:cs="Times New Roman"/>
              </w:rPr>
              <w:t>50kHz</w:t>
            </w:r>
          </w:p>
        </w:tc>
        <w:tc>
          <w:tcPr>
            <w:tcW w:w="2552" w:type="dxa"/>
            <w:vAlign w:val="center"/>
          </w:tcPr>
          <w:p w14:paraId="3BE778CB" w14:textId="77777777" w:rsidR="00BE3215" w:rsidRDefault="00BE3215" w:rsidP="000300F3">
            <w:pPr>
              <w:pStyle w:val="x"/>
              <w:ind w:firstLineChars="0" w:firstLine="0"/>
              <w:jc w:val="center"/>
            </w:pPr>
            <w:r w:rsidRPr="00CE1663">
              <w:rPr>
                <w:rFonts w:cs="Times New Roman"/>
              </w:rPr>
              <w:t>70kHz</w:t>
            </w:r>
          </w:p>
        </w:tc>
      </w:tr>
      <w:tr w:rsidR="00BE3215" w14:paraId="53EF49E0" w14:textId="77777777" w:rsidTr="000300F3">
        <w:trPr>
          <w:jc w:val="center"/>
        </w:trPr>
        <w:tc>
          <w:tcPr>
            <w:tcW w:w="2547" w:type="dxa"/>
            <w:vAlign w:val="center"/>
          </w:tcPr>
          <w:p w14:paraId="56FC1CDE" w14:textId="77777777" w:rsidR="00BE3215" w:rsidRDefault="00BE3215" w:rsidP="000300F3">
            <w:pPr>
              <w:pStyle w:val="x"/>
              <w:ind w:firstLineChars="0" w:firstLine="0"/>
              <w:jc w:val="center"/>
            </w:pPr>
            <w:r w:rsidRPr="00CE1663">
              <w:rPr>
                <w:rFonts w:cs="Times New Roman"/>
              </w:rPr>
              <w:t>Buck</w:t>
            </w:r>
            <w:r>
              <w:rPr>
                <w:rFonts w:hint="eastAsia"/>
              </w:rPr>
              <w:t>电路开关器件温升</w:t>
            </w:r>
          </w:p>
        </w:tc>
        <w:tc>
          <w:tcPr>
            <w:tcW w:w="1984" w:type="dxa"/>
            <w:vAlign w:val="center"/>
          </w:tcPr>
          <w:p w14:paraId="20EC4937" w14:textId="77777777" w:rsidR="00BE3215" w:rsidRDefault="00BE3215" w:rsidP="000300F3">
            <w:pPr>
              <w:pStyle w:val="x"/>
              <w:ind w:firstLineChars="0" w:firstLine="0"/>
              <w:jc w:val="center"/>
            </w:pPr>
            <w:r w:rsidRPr="00CE1663">
              <w:rPr>
                <w:rFonts w:cs="Times New Roman"/>
              </w:rPr>
              <w:t>19</w:t>
            </w:r>
            <w:r>
              <w:t>.</w:t>
            </w:r>
            <w:r w:rsidRPr="00CE1663">
              <w:rPr>
                <w:rFonts w:cs="Times New Roman"/>
              </w:rPr>
              <w:t>98</w:t>
            </w:r>
            <w:r>
              <w:rPr>
                <w:rFonts w:hint="eastAsia"/>
              </w:rPr>
              <w:t>℃</w:t>
            </w:r>
          </w:p>
        </w:tc>
        <w:tc>
          <w:tcPr>
            <w:tcW w:w="2552" w:type="dxa"/>
            <w:vAlign w:val="center"/>
          </w:tcPr>
          <w:p w14:paraId="23C19148" w14:textId="77777777" w:rsidR="00BE3215" w:rsidRDefault="00BE3215" w:rsidP="000300F3">
            <w:pPr>
              <w:pStyle w:val="x"/>
              <w:ind w:firstLineChars="0" w:firstLine="0"/>
              <w:jc w:val="center"/>
            </w:pPr>
            <w:r w:rsidRPr="00CE1663">
              <w:rPr>
                <w:rFonts w:cs="Times New Roman"/>
              </w:rPr>
              <w:t>23</w:t>
            </w:r>
            <w:r>
              <w:t>.</w:t>
            </w:r>
            <w:r w:rsidRPr="00CE1663">
              <w:rPr>
                <w:rFonts w:cs="Times New Roman"/>
              </w:rPr>
              <w:t>6</w:t>
            </w:r>
            <w:r>
              <w:rPr>
                <w:rFonts w:hint="eastAsia"/>
              </w:rPr>
              <w:t>℃</w:t>
            </w:r>
          </w:p>
        </w:tc>
      </w:tr>
      <w:tr w:rsidR="00BE3215" w14:paraId="01FC1BD5" w14:textId="77777777" w:rsidTr="000300F3">
        <w:trPr>
          <w:jc w:val="center"/>
        </w:trPr>
        <w:tc>
          <w:tcPr>
            <w:tcW w:w="2547" w:type="dxa"/>
            <w:vAlign w:val="center"/>
          </w:tcPr>
          <w:p w14:paraId="1DF20499" w14:textId="77777777" w:rsidR="00BE3215" w:rsidRDefault="00BE3215" w:rsidP="000300F3">
            <w:pPr>
              <w:pStyle w:val="x"/>
              <w:ind w:firstLineChars="0" w:firstLine="0"/>
              <w:jc w:val="center"/>
            </w:pPr>
            <w:r w:rsidRPr="00CE1663">
              <w:rPr>
                <w:rFonts w:cs="Times New Roman"/>
              </w:rPr>
              <w:t>Buck</w:t>
            </w:r>
            <w:r>
              <w:rPr>
                <w:rFonts w:hint="eastAsia"/>
              </w:rPr>
              <w:t>电路电感</w:t>
            </w:r>
            <w:r w:rsidRPr="00CE1663">
              <w:rPr>
                <w:rFonts w:cs="Times New Roman"/>
              </w:rPr>
              <w:t>L</w:t>
            </w:r>
          </w:p>
        </w:tc>
        <w:tc>
          <w:tcPr>
            <w:tcW w:w="1984" w:type="dxa"/>
            <w:vAlign w:val="center"/>
          </w:tcPr>
          <w:p w14:paraId="68A71C79" w14:textId="77777777" w:rsidR="00BE3215" w:rsidRDefault="00BE3215" w:rsidP="000300F3">
            <w:pPr>
              <w:pStyle w:val="x"/>
              <w:ind w:firstLineChars="0" w:firstLine="0"/>
              <w:jc w:val="center"/>
            </w:pPr>
            <w:r w:rsidRPr="00CE1663">
              <w:rPr>
                <w:rFonts w:cs="Times New Roman"/>
              </w:rPr>
              <w:t>0</w:t>
            </w:r>
            <w:r>
              <w:t>.</w:t>
            </w:r>
            <w:r>
              <w:rPr>
                <w:rFonts w:cs="Times New Roman"/>
              </w:rPr>
              <w:t>81</w:t>
            </w:r>
            <w:r w:rsidRPr="00CE1663">
              <w:rPr>
                <w:rFonts w:cs="Times New Roman"/>
              </w:rPr>
              <w:t>mH</w:t>
            </w:r>
          </w:p>
        </w:tc>
        <w:tc>
          <w:tcPr>
            <w:tcW w:w="2552" w:type="dxa"/>
            <w:vAlign w:val="center"/>
          </w:tcPr>
          <w:p w14:paraId="6DFC4551" w14:textId="77777777" w:rsidR="00BE3215" w:rsidRDefault="00BE3215" w:rsidP="000300F3">
            <w:pPr>
              <w:pStyle w:val="x"/>
              <w:ind w:firstLineChars="0" w:firstLine="0"/>
              <w:jc w:val="center"/>
            </w:pPr>
            <w:r w:rsidRPr="00CE1663">
              <w:rPr>
                <w:rFonts w:cs="Times New Roman"/>
              </w:rPr>
              <w:t>0</w:t>
            </w:r>
            <w:r>
              <w:t>.</w:t>
            </w:r>
            <w:r>
              <w:rPr>
                <w:rFonts w:cs="Times New Roman"/>
              </w:rPr>
              <w:t>5786</w:t>
            </w:r>
            <w:r w:rsidRPr="00CE1663">
              <w:rPr>
                <w:rFonts w:cs="Times New Roman"/>
              </w:rPr>
              <w:t>mH</w:t>
            </w:r>
          </w:p>
        </w:tc>
      </w:tr>
    </w:tbl>
    <w:p w14:paraId="624778C3" w14:textId="77777777" w:rsidR="00BE3215" w:rsidRPr="00175981" w:rsidRDefault="00BE3215" w:rsidP="00E33E62">
      <w:pPr>
        <w:pStyle w:val="x"/>
        <w:ind w:firstLineChars="0" w:firstLine="0"/>
      </w:pPr>
    </w:p>
    <w:p w14:paraId="51A1E3BF" w14:textId="2D4B8C9F" w:rsidR="004C63F4" w:rsidRDefault="004C63F4" w:rsidP="00CF18F7">
      <w:pPr>
        <w:pStyle w:val="4"/>
        <w:numPr>
          <w:ilvl w:val="1"/>
          <w:numId w:val="12"/>
        </w:numPr>
        <w:ind w:firstLineChars="0"/>
      </w:pPr>
      <w:r>
        <w:rPr>
          <w:rFonts w:hint="eastAsia"/>
        </w:rPr>
        <w:t>电路仿真</w:t>
      </w:r>
    </w:p>
    <w:p w14:paraId="4AAAED74" w14:textId="6280B5BC" w:rsidR="004C63F4" w:rsidRDefault="004C63F4" w:rsidP="004C63F4">
      <w:pPr>
        <w:pStyle w:val="x"/>
        <w:ind w:firstLine="420"/>
        <w:rPr>
          <w:rFonts w:cs="Times New Roman"/>
        </w:rPr>
      </w:pPr>
      <w:r>
        <w:rPr>
          <w:rFonts w:hint="eastAsia"/>
        </w:rPr>
        <w:t>综上，可调电源模块主要由三相不控全桥整流</w:t>
      </w:r>
      <w:r w:rsidR="0069566E">
        <w:rPr>
          <w:rFonts w:hint="eastAsia"/>
        </w:rPr>
        <w:t>电路</w:t>
      </w:r>
      <w:r>
        <w:rPr>
          <w:rFonts w:hint="eastAsia"/>
        </w:rPr>
        <w:t>、交错</w:t>
      </w:r>
      <w:r w:rsidRPr="00017788">
        <w:rPr>
          <w:rFonts w:cs="Times New Roman"/>
        </w:rPr>
        <w:t>Buck</w:t>
      </w:r>
      <w:r w:rsidR="0069566E">
        <w:rPr>
          <w:rFonts w:cs="Times New Roman" w:hint="eastAsia"/>
        </w:rPr>
        <w:t>电路</w:t>
      </w:r>
      <w:r>
        <w:rPr>
          <w:rFonts w:cs="Times New Roman" w:hint="eastAsia"/>
        </w:rPr>
        <w:t>以及</w:t>
      </w:r>
      <w:r>
        <w:rPr>
          <w:rFonts w:cs="Times New Roman" w:hint="eastAsia"/>
        </w:rPr>
        <w:t>5kHz</w:t>
      </w:r>
      <w:r>
        <w:rPr>
          <w:rFonts w:cs="Times New Roman" w:hint="eastAsia"/>
        </w:rPr>
        <w:t>调制电路三个部分组成，其拓扑结构如图</w:t>
      </w:r>
      <w:r>
        <w:rPr>
          <w:rFonts w:cs="Times New Roman" w:hint="eastAsia"/>
        </w:rPr>
        <w:t>2.10</w:t>
      </w:r>
      <w:r>
        <w:rPr>
          <w:rFonts w:cs="Times New Roman" w:hint="eastAsia"/>
        </w:rPr>
        <w:t>所示：</w:t>
      </w:r>
    </w:p>
    <w:p w14:paraId="1A645788" w14:textId="194C7E84" w:rsidR="004C63F4" w:rsidRPr="0069566E" w:rsidRDefault="00523700" w:rsidP="0069566E">
      <w:pPr>
        <w:pStyle w:val="x"/>
        <w:ind w:firstLine="420"/>
        <w:jc w:val="center"/>
        <w:rPr>
          <w:rFonts w:cs="Times New Roman"/>
        </w:rPr>
      </w:pPr>
      <w:r>
        <w:rPr>
          <w:rFonts w:cs="Times New Roman"/>
        </w:rPr>
        <w:object w:dxaOrig="21001" w:dyaOrig="7296" w14:anchorId="758B4AD0">
          <v:shape id="_x0000_i1030" type="#_x0000_t75" style="width:439.05pt;height:152.1pt" o:ole="">
            <v:imagedata r:id="rId26" o:title=""/>
          </v:shape>
          <o:OLEObject Type="Embed" ProgID="Visio.Drawing.15" ShapeID="_x0000_i1030" DrawAspect="Content" ObjectID="_1732644254" r:id="rId27"/>
        </w:object>
      </w:r>
    </w:p>
    <w:p w14:paraId="167EAE76" w14:textId="77777777" w:rsidR="004C63F4" w:rsidRDefault="004C63F4" w:rsidP="004C63F4">
      <w:pPr>
        <w:pStyle w:val="x"/>
        <w:ind w:firstLine="420"/>
        <w:jc w:val="center"/>
        <w:rPr>
          <w:rFonts w:cs="Times New Roman"/>
        </w:rPr>
      </w:pPr>
      <w:r>
        <w:rPr>
          <w:rFonts w:hint="eastAsia"/>
        </w:rPr>
        <w:lastRenderedPageBreak/>
        <w:t>图</w:t>
      </w:r>
      <w:r w:rsidRPr="00017788">
        <w:rPr>
          <w:rFonts w:cs="Times New Roman"/>
        </w:rPr>
        <w:t>2.10</w:t>
      </w:r>
      <w:r>
        <w:rPr>
          <w:rFonts w:cs="Times New Roman"/>
        </w:rPr>
        <w:t xml:space="preserve"> </w:t>
      </w:r>
      <w:r>
        <w:rPr>
          <w:rFonts w:cs="Times New Roman" w:hint="eastAsia"/>
        </w:rPr>
        <w:t>可调模块拓扑</w:t>
      </w:r>
    </w:p>
    <w:p w14:paraId="70D36421" w14:textId="1BDFA7C8" w:rsidR="00D741CC" w:rsidRDefault="00D741CC" w:rsidP="00D741CC">
      <w:pPr>
        <w:pStyle w:val="x"/>
        <w:ind w:firstLine="420"/>
        <w:rPr>
          <w:rFonts w:cs="Times New Roman"/>
        </w:rPr>
      </w:pPr>
      <w:r>
        <w:rPr>
          <w:rFonts w:cs="Times New Roman" w:hint="eastAsia"/>
        </w:rPr>
        <w:t>需要指出的是，</w:t>
      </w:r>
      <w:r w:rsidR="00D62701">
        <w:rPr>
          <w:rFonts w:cs="Times New Roman" w:hint="eastAsia"/>
        </w:rPr>
        <w:t>两种型号的可调模块具有完全相同的拓扑，除了型号二</w:t>
      </w:r>
      <w:r w:rsidR="00BB15AF">
        <w:rPr>
          <w:rFonts w:cs="Times New Roman" w:hint="eastAsia"/>
        </w:rPr>
        <w:t>的整流后级滤波电路</w:t>
      </w:r>
      <w:r w:rsidR="00327625">
        <w:rPr>
          <w:rFonts w:cs="Times New Roman" w:hint="eastAsia"/>
        </w:rPr>
        <w:t>只采用了滤波电容。</w:t>
      </w:r>
    </w:p>
    <w:p w14:paraId="14F7A53C" w14:textId="77777777" w:rsidR="004C63F4" w:rsidRDefault="004C63F4" w:rsidP="004C63F4">
      <w:pPr>
        <w:pStyle w:val="x"/>
        <w:ind w:firstLine="420"/>
        <w:rPr>
          <w:rFonts w:cs="Times New Roman"/>
        </w:rPr>
      </w:pPr>
      <w:r>
        <w:rPr>
          <w:rFonts w:cs="Times New Roman" w:hint="eastAsia"/>
        </w:rPr>
        <w:t>在</w:t>
      </w:r>
      <w:r>
        <w:rPr>
          <w:rFonts w:cs="Times New Roman" w:hint="eastAsia"/>
        </w:rPr>
        <w:t>matlab\</w:t>
      </w:r>
      <w:r>
        <w:rPr>
          <w:rFonts w:cs="Times New Roman"/>
        </w:rPr>
        <w:t>simulink</w:t>
      </w:r>
      <w:r>
        <w:rPr>
          <w:rFonts w:cs="Times New Roman" w:hint="eastAsia"/>
        </w:rPr>
        <w:t>中搭建仿真电路如图</w:t>
      </w:r>
      <w:r>
        <w:rPr>
          <w:rFonts w:cs="Times New Roman" w:hint="eastAsia"/>
        </w:rPr>
        <w:t>2.11</w:t>
      </w:r>
      <w:r>
        <w:rPr>
          <w:rFonts w:cs="Times New Roman" w:hint="eastAsia"/>
        </w:rPr>
        <w:t>所示：</w:t>
      </w:r>
    </w:p>
    <w:p w14:paraId="7B8AA365" w14:textId="77777777" w:rsidR="004C63F4" w:rsidRDefault="004C63F4" w:rsidP="004C63F4">
      <w:pPr>
        <w:pStyle w:val="x"/>
        <w:ind w:firstLine="420"/>
        <w:jc w:val="center"/>
      </w:pPr>
      <w:r>
        <w:rPr>
          <w:rFonts w:hint="eastAsia"/>
          <w:noProof/>
        </w:rPr>
        <w:drawing>
          <wp:inline distT="0" distB="0" distL="0" distR="0" wp14:anchorId="2A3821C4" wp14:editId="467419DE">
            <wp:extent cx="4626701" cy="2090918"/>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2878" cy="2093710"/>
                    </a:xfrm>
                    <a:prstGeom prst="rect">
                      <a:avLst/>
                    </a:prstGeom>
                    <a:noFill/>
                    <a:ln>
                      <a:noFill/>
                    </a:ln>
                  </pic:spPr>
                </pic:pic>
              </a:graphicData>
            </a:graphic>
          </wp:inline>
        </w:drawing>
      </w:r>
    </w:p>
    <w:p w14:paraId="10AB472A" w14:textId="77777777" w:rsidR="004C63F4" w:rsidRDefault="004C63F4" w:rsidP="004C63F4">
      <w:pPr>
        <w:pStyle w:val="x"/>
        <w:ind w:firstLine="420"/>
        <w:jc w:val="center"/>
        <w:rPr>
          <w:rFonts w:cs="Times New Roman"/>
        </w:rPr>
      </w:pPr>
      <w:r>
        <w:rPr>
          <w:rFonts w:hint="eastAsia"/>
        </w:rPr>
        <w:t>图</w:t>
      </w:r>
      <w:r w:rsidRPr="00D577D0">
        <w:rPr>
          <w:rFonts w:cs="Times New Roman"/>
        </w:rPr>
        <w:t>2.11</w:t>
      </w:r>
      <w:r>
        <w:rPr>
          <w:rFonts w:cs="Times New Roman"/>
        </w:rPr>
        <w:t xml:space="preserve"> </w:t>
      </w:r>
      <w:r>
        <w:rPr>
          <w:rFonts w:cs="Times New Roman" w:hint="eastAsia"/>
        </w:rPr>
        <w:t>可调模块仿真电路</w:t>
      </w:r>
    </w:p>
    <w:p w14:paraId="15D5D846" w14:textId="71FD484C" w:rsidR="004C63F4" w:rsidRDefault="004C63F4" w:rsidP="004C63F4">
      <w:pPr>
        <w:pStyle w:val="x"/>
        <w:ind w:firstLine="420"/>
        <w:rPr>
          <w:rFonts w:cs="Times New Roman"/>
        </w:rPr>
      </w:pPr>
      <w:r>
        <w:rPr>
          <w:rFonts w:cs="Times New Roman" w:hint="eastAsia"/>
        </w:rPr>
        <w:t>得到</w:t>
      </w:r>
      <w:r w:rsidR="003C0BAF">
        <w:rPr>
          <w:rFonts w:cs="Times New Roman" w:hint="eastAsia"/>
        </w:rPr>
        <w:t>型号一</w:t>
      </w:r>
      <w:r>
        <w:rPr>
          <w:rFonts w:cs="Times New Roman" w:hint="eastAsia"/>
        </w:rPr>
        <w:t>模块输出电压波形如图</w:t>
      </w:r>
      <w:r>
        <w:rPr>
          <w:rFonts w:cs="Times New Roman" w:hint="eastAsia"/>
        </w:rPr>
        <w:t>2.12</w:t>
      </w:r>
      <w:r>
        <w:rPr>
          <w:rFonts w:cs="Times New Roman" w:hint="eastAsia"/>
        </w:rPr>
        <w:t>：</w:t>
      </w:r>
    </w:p>
    <w:p w14:paraId="47D6A9E1" w14:textId="77777777" w:rsidR="004C63F4" w:rsidRDefault="004C63F4" w:rsidP="004C63F4">
      <w:pPr>
        <w:pStyle w:val="x"/>
        <w:ind w:firstLine="420"/>
        <w:jc w:val="center"/>
      </w:pPr>
      <w:r>
        <w:rPr>
          <w:rFonts w:hint="eastAsia"/>
          <w:noProof/>
        </w:rPr>
        <w:drawing>
          <wp:inline distT="0" distB="0" distL="0" distR="0" wp14:anchorId="6F11464B" wp14:editId="04C293A0">
            <wp:extent cx="4374854" cy="2110708"/>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7526" cy="2116822"/>
                    </a:xfrm>
                    <a:prstGeom prst="rect">
                      <a:avLst/>
                    </a:prstGeom>
                    <a:noFill/>
                    <a:ln>
                      <a:noFill/>
                    </a:ln>
                  </pic:spPr>
                </pic:pic>
              </a:graphicData>
            </a:graphic>
          </wp:inline>
        </w:drawing>
      </w:r>
    </w:p>
    <w:p w14:paraId="113FFC46" w14:textId="77777777" w:rsidR="004C63F4" w:rsidRDefault="004C63F4" w:rsidP="004C63F4">
      <w:pPr>
        <w:pStyle w:val="x"/>
        <w:ind w:firstLine="420"/>
        <w:jc w:val="center"/>
        <w:rPr>
          <w:rFonts w:cs="Times New Roman"/>
        </w:rPr>
      </w:pPr>
      <w:r>
        <w:rPr>
          <w:rFonts w:hint="eastAsia"/>
        </w:rPr>
        <w:t>图</w:t>
      </w:r>
      <w:r w:rsidRPr="00EF3F70">
        <w:rPr>
          <w:rFonts w:cs="Times New Roman"/>
        </w:rPr>
        <w:t>2.12</w:t>
      </w:r>
      <w:r>
        <w:rPr>
          <w:rFonts w:cs="Times New Roman"/>
        </w:rPr>
        <w:t xml:space="preserve"> (a</w:t>
      </w:r>
      <w:r>
        <w:rPr>
          <w:rFonts w:cs="Times New Roman" w:hint="eastAsia"/>
        </w:rPr>
        <w:t xml:space="preserve">) </w:t>
      </w:r>
      <w:r>
        <w:rPr>
          <w:rFonts w:cs="Times New Roman" w:hint="eastAsia"/>
        </w:rPr>
        <w:t>输出电压波形</w:t>
      </w:r>
      <w:r>
        <w:rPr>
          <w:rFonts w:cs="Times New Roman" w:hint="eastAsia"/>
        </w:rPr>
        <w:t>(</w:t>
      </w:r>
      <w:r>
        <w:rPr>
          <w:rFonts w:cs="Times New Roman" w:hint="eastAsia"/>
        </w:rPr>
        <w:t>整体波形</w:t>
      </w:r>
      <w:r>
        <w:rPr>
          <w:rFonts w:cs="Times New Roman" w:hint="eastAsia"/>
        </w:rPr>
        <w:t>)</w:t>
      </w:r>
    </w:p>
    <w:p w14:paraId="5EBDD39B" w14:textId="77777777" w:rsidR="004C63F4" w:rsidRDefault="004C63F4" w:rsidP="004C63F4">
      <w:pPr>
        <w:pStyle w:val="x"/>
        <w:ind w:firstLine="420"/>
        <w:jc w:val="center"/>
      </w:pPr>
      <w:r>
        <w:rPr>
          <w:rFonts w:cs="Times New Roman" w:hint="eastAsia"/>
          <w:noProof/>
        </w:rPr>
        <w:drawing>
          <wp:inline distT="0" distB="0" distL="0" distR="0" wp14:anchorId="37A615A7" wp14:editId="799967CE">
            <wp:extent cx="4229009" cy="204034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5293" cy="2043375"/>
                    </a:xfrm>
                    <a:prstGeom prst="rect">
                      <a:avLst/>
                    </a:prstGeom>
                    <a:noFill/>
                    <a:ln>
                      <a:noFill/>
                    </a:ln>
                  </pic:spPr>
                </pic:pic>
              </a:graphicData>
            </a:graphic>
          </wp:inline>
        </w:drawing>
      </w:r>
    </w:p>
    <w:p w14:paraId="336BDAC5" w14:textId="77777777" w:rsidR="004C63F4" w:rsidRDefault="004C63F4" w:rsidP="004C63F4">
      <w:pPr>
        <w:pStyle w:val="x"/>
        <w:ind w:firstLine="420"/>
        <w:jc w:val="center"/>
        <w:rPr>
          <w:rFonts w:cs="Times New Roman"/>
        </w:rPr>
      </w:pPr>
      <w:r>
        <w:rPr>
          <w:rFonts w:hint="eastAsia"/>
        </w:rPr>
        <w:t>图</w:t>
      </w:r>
      <w:r w:rsidRPr="00EF3F70">
        <w:rPr>
          <w:rFonts w:cs="Times New Roman"/>
        </w:rPr>
        <w:t>2.12</w:t>
      </w:r>
      <w:r>
        <w:rPr>
          <w:rFonts w:cs="Times New Roman"/>
        </w:rPr>
        <w:t xml:space="preserve"> (</w:t>
      </w:r>
      <w:r>
        <w:rPr>
          <w:rFonts w:cs="Times New Roman" w:hint="eastAsia"/>
        </w:rPr>
        <w:t xml:space="preserve">b) </w:t>
      </w:r>
      <w:r>
        <w:rPr>
          <w:rFonts w:cs="Times New Roman" w:hint="eastAsia"/>
        </w:rPr>
        <w:t>输出电压波形</w:t>
      </w:r>
      <w:r>
        <w:rPr>
          <w:rFonts w:cs="Times New Roman" w:hint="eastAsia"/>
        </w:rPr>
        <w:t>(</w:t>
      </w:r>
      <w:r>
        <w:rPr>
          <w:rFonts w:cs="Times New Roman" w:hint="eastAsia"/>
        </w:rPr>
        <w:t>稳态波形</w:t>
      </w:r>
      <w:r>
        <w:rPr>
          <w:rFonts w:cs="Times New Roman" w:hint="eastAsia"/>
        </w:rPr>
        <w:t>)</w:t>
      </w:r>
    </w:p>
    <w:p w14:paraId="4BB47BE7" w14:textId="77777777" w:rsidR="004C63F4" w:rsidRDefault="004C63F4" w:rsidP="004C63F4">
      <w:pPr>
        <w:pStyle w:val="x"/>
        <w:ind w:firstLine="420"/>
        <w:rPr>
          <w:rFonts w:cs="Times New Roman"/>
        </w:rPr>
      </w:pPr>
      <w:r>
        <w:rPr>
          <w:rFonts w:hint="eastAsia"/>
        </w:rPr>
        <w:lastRenderedPageBreak/>
        <w:t>输出电压纹波为</w:t>
      </w:r>
      <w:r w:rsidRPr="000A2285">
        <w:rPr>
          <w:rFonts w:cs="Times New Roman"/>
        </w:rPr>
        <w:t>1.5V</w:t>
      </w:r>
      <w:r>
        <w:rPr>
          <w:rFonts w:cs="Times New Roman" w:hint="eastAsia"/>
        </w:rPr>
        <w:t>，纹波为</w:t>
      </w:r>
      <w:r>
        <w:rPr>
          <w:rFonts w:cs="Times New Roman" w:hint="eastAsia"/>
        </w:rPr>
        <w:t>0.23%</w:t>
      </w:r>
      <w:r>
        <w:rPr>
          <w:rFonts w:cs="Times New Roman" w:hint="eastAsia"/>
        </w:rPr>
        <w:t>，能够达到性能要求。</w:t>
      </w:r>
    </w:p>
    <w:p w14:paraId="3389CF7B" w14:textId="0D8F599B" w:rsidR="004973E0" w:rsidRDefault="003F24C7" w:rsidP="004C63F4">
      <w:pPr>
        <w:pStyle w:val="x"/>
        <w:ind w:firstLine="420"/>
        <w:rPr>
          <w:rFonts w:cs="Times New Roman"/>
        </w:rPr>
      </w:pPr>
      <w:r>
        <w:rPr>
          <w:rFonts w:cs="Times New Roman" w:hint="eastAsia"/>
        </w:rPr>
        <w:t>型号二模块输出电压波形如图</w:t>
      </w:r>
      <w:r>
        <w:rPr>
          <w:rFonts w:cs="Times New Roman" w:hint="eastAsia"/>
        </w:rPr>
        <w:t>2.13</w:t>
      </w:r>
      <w:r>
        <w:rPr>
          <w:rFonts w:cs="Times New Roman" w:hint="eastAsia"/>
        </w:rPr>
        <w:t>所示：</w:t>
      </w:r>
    </w:p>
    <w:p w14:paraId="39A50CAA" w14:textId="77777777" w:rsidR="005D5D5B" w:rsidRDefault="005D5D5B" w:rsidP="005D5D5B">
      <w:pPr>
        <w:pStyle w:val="x"/>
        <w:ind w:firstLine="420"/>
        <w:jc w:val="center"/>
      </w:pPr>
      <w:r>
        <w:rPr>
          <w:rFonts w:hint="eastAsia"/>
          <w:noProof/>
        </w:rPr>
        <w:drawing>
          <wp:inline distT="0" distB="0" distL="0" distR="0" wp14:anchorId="6128F8CB" wp14:editId="7BDD78C8">
            <wp:extent cx="4424362" cy="20844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2692" cy="2088362"/>
                    </a:xfrm>
                    <a:prstGeom prst="rect">
                      <a:avLst/>
                    </a:prstGeom>
                    <a:noFill/>
                    <a:ln>
                      <a:noFill/>
                    </a:ln>
                  </pic:spPr>
                </pic:pic>
              </a:graphicData>
            </a:graphic>
          </wp:inline>
        </w:drawing>
      </w:r>
    </w:p>
    <w:p w14:paraId="0BE3B37F" w14:textId="2FD79AAD" w:rsidR="005D5D5B" w:rsidRDefault="005D5D5B" w:rsidP="005D5D5B">
      <w:pPr>
        <w:pStyle w:val="x"/>
        <w:ind w:firstLine="420"/>
        <w:jc w:val="center"/>
        <w:rPr>
          <w:rFonts w:cs="Times New Roman"/>
        </w:rPr>
      </w:pPr>
      <w:r>
        <w:rPr>
          <w:rFonts w:hint="eastAsia"/>
        </w:rPr>
        <w:t>图</w:t>
      </w:r>
      <w:r w:rsidRPr="00EF3F70">
        <w:rPr>
          <w:rFonts w:cs="Times New Roman"/>
        </w:rPr>
        <w:t>2.1</w:t>
      </w:r>
      <w:r>
        <w:rPr>
          <w:rFonts w:cs="Times New Roman" w:hint="eastAsia"/>
        </w:rPr>
        <w:t>3</w:t>
      </w:r>
      <w:r>
        <w:rPr>
          <w:rFonts w:cs="Times New Roman"/>
        </w:rPr>
        <w:t xml:space="preserve"> (a</w:t>
      </w:r>
      <w:r>
        <w:rPr>
          <w:rFonts w:cs="Times New Roman" w:hint="eastAsia"/>
        </w:rPr>
        <w:t xml:space="preserve">) </w:t>
      </w:r>
      <w:r>
        <w:rPr>
          <w:rFonts w:cs="Times New Roman" w:hint="eastAsia"/>
        </w:rPr>
        <w:t>输出电压波形</w:t>
      </w:r>
      <w:r>
        <w:rPr>
          <w:rFonts w:cs="Times New Roman" w:hint="eastAsia"/>
        </w:rPr>
        <w:t>(</w:t>
      </w:r>
      <w:r>
        <w:rPr>
          <w:rFonts w:cs="Times New Roman" w:hint="eastAsia"/>
        </w:rPr>
        <w:t>整体波形</w:t>
      </w:r>
      <w:r>
        <w:rPr>
          <w:rFonts w:cs="Times New Roman" w:hint="eastAsia"/>
        </w:rPr>
        <w:t>)</w:t>
      </w:r>
    </w:p>
    <w:p w14:paraId="3969CB88" w14:textId="77777777" w:rsidR="005D5D5B" w:rsidRDefault="005D5D5B" w:rsidP="005D5D5B">
      <w:pPr>
        <w:pStyle w:val="x"/>
        <w:ind w:firstLine="420"/>
        <w:jc w:val="center"/>
      </w:pPr>
      <w:r>
        <w:rPr>
          <w:rFonts w:cs="Times New Roman" w:hint="eastAsia"/>
          <w:noProof/>
        </w:rPr>
        <w:drawing>
          <wp:inline distT="0" distB="0" distL="0" distR="0" wp14:anchorId="7A6F8637" wp14:editId="237CEC09">
            <wp:extent cx="4408081" cy="20767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22929" cy="2083762"/>
                    </a:xfrm>
                    <a:prstGeom prst="rect">
                      <a:avLst/>
                    </a:prstGeom>
                    <a:noFill/>
                    <a:ln>
                      <a:noFill/>
                    </a:ln>
                  </pic:spPr>
                </pic:pic>
              </a:graphicData>
            </a:graphic>
          </wp:inline>
        </w:drawing>
      </w:r>
    </w:p>
    <w:p w14:paraId="2AB1E352" w14:textId="585C7A7E" w:rsidR="005D5D5B" w:rsidRDefault="005D5D5B" w:rsidP="005D5D5B">
      <w:pPr>
        <w:pStyle w:val="x"/>
        <w:ind w:firstLine="420"/>
        <w:jc w:val="center"/>
        <w:rPr>
          <w:rFonts w:cs="Times New Roman"/>
        </w:rPr>
      </w:pPr>
      <w:r>
        <w:rPr>
          <w:rFonts w:hint="eastAsia"/>
        </w:rPr>
        <w:t>图</w:t>
      </w:r>
      <w:r w:rsidRPr="00EF3F70">
        <w:rPr>
          <w:rFonts w:cs="Times New Roman"/>
        </w:rPr>
        <w:t>2.1</w:t>
      </w:r>
      <w:r>
        <w:rPr>
          <w:rFonts w:cs="Times New Roman" w:hint="eastAsia"/>
        </w:rPr>
        <w:t>3</w:t>
      </w:r>
      <w:r>
        <w:rPr>
          <w:rFonts w:cs="Times New Roman"/>
        </w:rPr>
        <w:t>(</w:t>
      </w:r>
      <w:r>
        <w:rPr>
          <w:rFonts w:cs="Times New Roman" w:hint="eastAsia"/>
        </w:rPr>
        <w:t xml:space="preserve">b) </w:t>
      </w:r>
      <w:r>
        <w:rPr>
          <w:rFonts w:cs="Times New Roman" w:hint="eastAsia"/>
        </w:rPr>
        <w:t>输出电压波形</w:t>
      </w:r>
      <w:r>
        <w:rPr>
          <w:rFonts w:cs="Times New Roman" w:hint="eastAsia"/>
        </w:rPr>
        <w:t>(</w:t>
      </w:r>
      <w:r>
        <w:rPr>
          <w:rFonts w:cs="Times New Roman" w:hint="eastAsia"/>
        </w:rPr>
        <w:t>稳态波形</w:t>
      </w:r>
      <w:r>
        <w:rPr>
          <w:rFonts w:cs="Times New Roman" w:hint="eastAsia"/>
        </w:rPr>
        <w:t>)</w:t>
      </w:r>
    </w:p>
    <w:p w14:paraId="2CD61422" w14:textId="1520E50F" w:rsidR="003F24C7" w:rsidRPr="005D5D5B" w:rsidRDefault="005D5D5B" w:rsidP="005D5D5B">
      <w:pPr>
        <w:pStyle w:val="x"/>
        <w:ind w:firstLine="420"/>
        <w:rPr>
          <w:rFonts w:cs="Times New Roman"/>
        </w:rPr>
      </w:pPr>
      <w:r>
        <w:rPr>
          <w:rFonts w:hint="eastAsia"/>
        </w:rPr>
        <w:t>输出电压纹波为</w:t>
      </w:r>
      <w:r>
        <w:rPr>
          <w:rFonts w:cs="Times New Roman"/>
        </w:rPr>
        <w:t>2.681</w:t>
      </w:r>
      <w:r w:rsidRPr="000A2285">
        <w:rPr>
          <w:rFonts w:cs="Times New Roman"/>
        </w:rPr>
        <w:t>V</w:t>
      </w:r>
      <w:r>
        <w:rPr>
          <w:rFonts w:cs="Times New Roman" w:hint="eastAsia"/>
        </w:rPr>
        <w:t>，纹波为</w:t>
      </w:r>
      <w:r>
        <w:rPr>
          <w:rFonts w:cs="Times New Roman"/>
        </w:rPr>
        <w:t>1.324</w:t>
      </w:r>
      <w:r>
        <w:rPr>
          <w:rFonts w:cs="Times New Roman" w:hint="eastAsia"/>
        </w:rPr>
        <w:t>%</w:t>
      </w:r>
      <w:r>
        <w:rPr>
          <w:rFonts w:cs="Times New Roman" w:hint="eastAsia"/>
        </w:rPr>
        <w:t>，满足性能要求。</w:t>
      </w:r>
    </w:p>
    <w:p w14:paraId="2B0E4CF5" w14:textId="77777777" w:rsidR="00D10A88" w:rsidRDefault="00D10A88" w:rsidP="00D10A88">
      <w:pPr>
        <w:pStyle w:val="4"/>
        <w:numPr>
          <w:ilvl w:val="1"/>
          <w:numId w:val="12"/>
        </w:numPr>
        <w:ind w:firstLineChars="0"/>
      </w:pPr>
      <w:r>
        <w:rPr>
          <w:rFonts w:hint="eastAsia"/>
        </w:rPr>
        <w:t>控制器设计</w:t>
      </w:r>
    </w:p>
    <w:p w14:paraId="5EAB134A" w14:textId="1E532137" w:rsidR="00D10A88" w:rsidRDefault="00D10A88" w:rsidP="00D10A88">
      <w:pPr>
        <w:spacing w:line="360" w:lineRule="auto"/>
        <w:ind w:firstLineChars="200" w:firstLine="420"/>
        <w:rPr>
          <w:rFonts w:ascii="Times New Roman" w:eastAsia="楷体" w:hAnsi="Times New Roman"/>
        </w:rPr>
      </w:pPr>
      <w:r>
        <w:rPr>
          <w:rFonts w:ascii="Times New Roman" w:eastAsia="楷体" w:hAnsi="Times New Roman" w:hint="eastAsia"/>
        </w:rPr>
        <w:t>选定电感电容参数过后，根据式</w:t>
      </w:r>
      <w:r w:rsidR="005853C6" w:rsidRPr="00EF78D0">
        <w:rPr>
          <w:rFonts w:ascii="Times New Roman" w:eastAsia="楷体" w:hAnsi="Times New Roman" w:cs="Times New Roman" w:hint="eastAsia"/>
          <w:iCs/>
          <w:sz w:val="24"/>
          <w:szCs w:val="28"/>
        </w:rPr>
        <w:t>(2-2-</w:t>
      </w:r>
      <w:r w:rsidR="005853C6">
        <w:rPr>
          <w:rFonts w:ascii="Times New Roman" w:eastAsia="楷体" w:hAnsi="Times New Roman" w:cs="Times New Roman"/>
          <w:iCs/>
          <w:sz w:val="24"/>
          <w:szCs w:val="28"/>
        </w:rPr>
        <w:t>31</w:t>
      </w:r>
      <w:r w:rsidR="005853C6" w:rsidRPr="00EF78D0">
        <w:rPr>
          <w:rFonts w:ascii="Times New Roman" w:eastAsia="楷体" w:hAnsi="Times New Roman" w:cs="Times New Roman"/>
          <w:iCs/>
          <w:sz w:val="24"/>
          <w:szCs w:val="28"/>
        </w:rPr>
        <w:t>)</w:t>
      </w:r>
      <w:r>
        <w:rPr>
          <w:rFonts w:ascii="Times New Roman" w:eastAsia="楷体" w:hAnsi="Times New Roman" w:hint="eastAsia"/>
        </w:rPr>
        <w:t>和式</w:t>
      </w:r>
      <w:r w:rsidR="005853C6" w:rsidRPr="00EF78D0">
        <w:rPr>
          <w:rFonts w:ascii="Times New Roman" w:eastAsia="楷体" w:hAnsi="Times New Roman" w:cs="Times New Roman" w:hint="eastAsia"/>
          <w:iCs/>
          <w:sz w:val="24"/>
          <w:szCs w:val="28"/>
        </w:rPr>
        <w:t>(2-2-</w:t>
      </w:r>
      <w:r w:rsidR="005853C6">
        <w:rPr>
          <w:rFonts w:ascii="Times New Roman" w:eastAsia="楷体" w:hAnsi="Times New Roman" w:cs="Times New Roman"/>
          <w:iCs/>
          <w:sz w:val="24"/>
          <w:szCs w:val="28"/>
        </w:rPr>
        <w:t>32</w:t>
      </w:r>
      <w:r w:rsidR="005853C6" w:rsidRPr="00EF78D0">
        <w:rPr>
          <w:rFonts w:ascii="Times New Roman" w:eastAsia="楷体" w:hAnsi="Times New Roman" w:cs="Times New Roman"/>
          <w:iCs/>
          <w:sz w:val="24"/>
          <w:szCs w:val="28"/>
        </w:rPr>
        <w:t>)</w:t>
      </w:r>
      <w:r>
        <w:rPr>
          <w:rFonts w:ascii="Times New Roman" w:eastAsia="楷体" w:hAnsi="Times New Roman" w:hint="eastAsia"/>
        </w:rPr>
        <w:t>，得到交错</w:t>
      </w:r>
      <w:r>
        <w:rPr>
          <w:rFonts w:ascii="Times New Roman" w:eastAsia="楷体" w:hAnsi="Times New Roman" w:hint="eastAsia"/>
        </w:rPr>
        <w:t>Buck</w:t>
      </w:r>
      <w:r>
        <w:rPr>
          <w:rFonts w:ascii="Times New Roman" w:eastAsia="楷体" w:hAnsi="Times New Roman" w:hint="eastAsia"/>
        </w:rPr>
        <w:t>模块的输出电压到输入电压的传递函数</w:t>
      </w:r>
      <m:oMath>
        <m:sSub>
          <m:sSubPr>
            <m:ctrlPr>
              <w:rPr>
                <w:rFonts w:ascii="Cambria Math" w:eastAsia="楷体" w:hAnsi="Cambria Math"/>
                <w:i/>
              </w:rPr>
            </m:ctrlPr>
          </m:sSubPr>
          <m:e>
            <m:r>
              <w:rPr>
                <w:rFonts w:ascii="Cambria Math" w:eastAsia="楷体" w:hAnsi="Cambria Math"/>
              </w:rPr>
              <m:t>G</m:t>
            </m:r>
          </m:e>
          <m:sub>
            <m:r>
              <w:rPr>
                <w:rFonts w:ascii="Cambria Math" w:eastAsia="楷体" w:hAnsi="Cambria Math"/>
              </w:rPr>
              <m:t>vg</m:t>
            </m:r>
          </m:sub>
        </m:sSub>
        <m:d>
          <m:dPr>
            <m:ctrlPr>
              <w:rPr>
                <w:rFonts w:ascii="Cambria Math" w:eastAsia="楷体" w:hAnsi="Cambria Math"/>
                <w:i/>
              </w:rPr>
            </m:ctrlPr>
          </m:dPr>
          <m:e>
            <m:r>
              <w:rPr>
                <w:rFonts w:ascii="Cambria Math" w:eastAsia="楷体" w:hAnsi="Cambria Math"/>
              </w:rPr>
              <m:t>s</m:t>
            </m:r>
          </m:e>
        </m:d>
      </m:oMath>
      <w:r>
        <w:rPr>
          <w:rFonts w:ascii="Times New Roman" w:eastAsia="楷体" w:hAnsi="Times New Roman" w:hint="eastAsia"/>
        </w:rPr>
        <w:t>和输出电压到控制信号的传递函数</w:t>
      </w:r>
      <m:oMath>
        <m:sSub>
          <m:sSubPr>
            <m:ctrlPr>
              <w:rPr>
                <w:rFonts w:ascii="Cambria Math" w:eastAsia="楷体" w:hAnsi="Cambria Math"/>
                <w:i/>
              </w:rPr>
            </m:ctrlPr>
          </m:sSubPr>
          <m:e>
            <m:r>
              <w:rPr>
                <w:rFonts w:ascii="Cambria Math" w:eastAsia="楷体" w:hAnsi="Cambria Math"/>
              </w:rPr>
              <m:t>G</m:t>
            </m:r>
          </m:e>
          <m:sub>
            <m:r>
              <w:rPr>
                <w:rFonts w:ascii="Cambria Math" w:eastAsia="楷体" w:hAnsi="Cambria Math"/>
              </w:rPr>
              <m:t>vd</m:t>
            </m:r>
          </m:sub>
        </m:sSub>
        <m:d>
          <m:dPr>
            <m:ctrlPr>
              <w:rPr>
                <w:rFonts w:ascii="Cambria Math" w:eastAsia="楷体" w:hAnsi="Cambria Math"/>
                <w:i/>
              </w:rPr>
            </m:ctrlPr>
          </m:dPr>
          <m:e>
            <m:r>
              <w:rPr>
                <w:rFonts w:ascii="Cambria Math" w:eastAsia="楷体" w:hAnsi="Cambria Math"/>
              </w:rPr>
              <m:t>s</m:t>
            </m:r>
          </m:e>
        </m:d>
      </m:oMath>
      <w:r>
        <w:rPr>
          <w:rFonts w:ascii="Times New Roman" w:eastAsia="楷体" w:hAnsi="Times New Roman" w:hint="eastAsia"/>
        </w:rPr>
        <w:t>：</w:t>
      </w:r>
    </w:p>
    <w:p w14:paraId="640FF83D" w14:textId="77777777" w:rsidR="00D10A88" w:rsidRPr="004934C6" w:rsidRDefault="00000000" w:rsidP="00D10A88">
      <w:pPr>
        <w:spacing w:line="360" w:lineRule="auto"/>
        <w:ind w:firstLineChars="200" w:firstLine="420"/>
        <w:rPr>
          <w:rFonts w:ascii="Times New Roman" w:eastAsia="楷体" w:hAnsi="Times New Roman"/>
          <w:i/>
        </w:rPr>
      </w:pPr>
      <m:oMathPara>
        <m:oMath>
          <m:sSub>
            <m:sSubPr>
              <m:ctrlPr>
                <w:rPr>
                  <w:rFonts w:ascii="Cambria Math" w:eastAsia="楷体" w:hAnsi="Cambria Math"/>
                  <w:i/>
                </w:rPr>
              </m:ctrlPr>
            </m:sSubPr>
            <m:e>
              <m:r>
                <w:rPr>
                  <w:rFonts w:ascii="Cambria Math" w:eastAsia="楷体" w:hAnsi="Cambria Math"/>
                </w:rPr>
                <m:t>G</m:t>
              </m:r>
            </m:e>
            <m:sub>
              <m:r>
                <w:rPr>
                  <w:rFonts w:ascii="Cambria Math" w:eastAsia="楷体" w:hAnsi="Cambria Math"/>
                </w:rPr>
                <m:t>vg</m:t>
              </m:r>
            </m:sub>
          </m:sSub>
          <m:d>
            <m:dPr>
              <m:ctrlPr>
                <w:rPr>
                  <w:rFonts w:ascii="Cambria Math" w:eastAsia="楷体" w:hAnsi="Cambria Math"/>
                  <w:i/>
                </w:rPr>
              </m:ctrlPr>
            </m:dPr>
            <m:e>
              <m:r>
                <w:rPr>
                  <w:rFonts w:ascii="Cambria Math" w:eastAsia="楷体" w:hAnsi="Cambria Math"/>
                </w:rPr>
                <m:t>s</m:t>
              </m:r>
            </m:e>
          </m:d>
          <m:r>
            <w:rPr>
              <w:rFonts w:ascii="Cambria Math" w:eastAsia="楷体" w:hAnsi="Cambria Math"/>
            </w:rPr>
            <m:t>=</m:t>
          </m:r>
          <m:f>
            <m:fPr>
              <m:ctrlPr>
                <w:rPr>
                  <w:rFonts w:ascii="Cambria Math" w:eastAsia="楷体" w:hAnsi="Cambria Math"/>
                </w:rPr>
              </m:ctrlPr>
            </m:fPr>
            <m:num>
              <m:r>
                <w:rPr>
                  <w:rFonts w:ascii="Cambria Math" w:eastAsia="楷体" w:hAnsi="Cambria Math"/>
                </w:rPr>
                <m:t>13D</m:t>
              </m:r>
              <m:ctrlPr>
                <w:rPr>
                  <w:rFonts w:ascii="Cambria Math" w:eastAsia="楷体" w:hAnsi="Cambria Math"/>
                  <w:i/>
                </w:rPr>
              </m:ctrlPr>
            </m:num>
            <m:den>
              <m:r>
                <w:rPr>
                  <w:rFonts w:ascii="Cambria Math" w:eastAsia="楷体" w:hAnsi="Cambria Math"/>
                </w:rPr>
                <m:t>1.053*</m:t>
              </m:r>
              <m:sSup>
                <m:sSupPr>
                  <m:ctrlPr>
                    <w:rPr>
                      <w:rFonts w:ascii="Cambria Math" w:eastAsia="楷体" w:hAnsi="Cambria Math"/>
                      <w:i/>
                    </w:rPr>
                  </m:ctrlPr>
                </m:sSupPr>
                <m:e>
                  <m:r>
                    <w:rPr>
                      <w:rFonts w:ascii="Cambria Math" w:eastAsia="楷体" w:hAnsi="Cambria Math"/>
                    </w:rPr>
                    <m:t>10</m:t>
                  </m:r>
                </m:e>
                <m:sup>
                  <m:r>
                    <w:rPr>
                      <w:rFonts w:ascii="Cambria Math" w:eastAsia="楷体" w:hAnsi="Cambria Math"/>
                    </w:rPr>
                    <m:t>-6</m:t>
                  </m:r>
                </m:sup>
              </m:sSup>
              <m:sSup>
                <m:sSupPr>
                  <m:ctrlPr>
                    <w:rPr>
                      <w:rFonts w:ascii="Cambria Math" w:eastAsia="楷体" w:hAnsi="Cambria Math"/>
                      <w:i/>
                    </w:rPr>
                  </m:ctrlPr>
                </m:sSupPr>
                <m:e>
                  <m:r>
                    <w:rPr>
                      <w:rFonts w:ascii="Cambria Math" w:eastAsia="楷体" w:hAnsi="Cambria Math"/>
                    </w:rPr>
                    <m:t>s</m:t>
                  </m:r>
                </m:e>
                <m:sup>
                  <m:r>
                    <w:rPr>
                      <w:rFonts w:ascii="Cambria Math" w:eastAsia="楷体" w:hAnsi="Cambria Math"/>
                    </w:rPr>
                    <m:t>2</m:t>
                  </m:r>
                </m:sup>
              </m:sSup>
              <m:r>
                <w:rPr>
                  <w:rFonts w:ascii="Cambria Math" w:eastAsia="楷体" w:hAnsi="Cambria Math"/>
                </w:rPr>
                <m:t>+8.1*</m:t>
              </m:r>
              <m:sSup>
                <m:sSupPr>
                  <m:ctrlPr>
                    <w:rPr>
                      <w:rFonts w:ascii="Cambria Math" w:eastAsia="楷体" w:hAnsi="Cambria Math"/>
                      <w:i/>
                    </w:rPr>
                  </m:ctrlPr>
                </m:sSupPr>
                <m:e>
                  <m:r>
                    <w:rPr>
                      <w:rFonts w:ascii="Cambria Math" w:eastAsia="楷体" w:hAnsi="Cambria Math"/>
                    </w:rPr>
                    <m:t>10</m:t>
                  </m:r>
                </m:e>
                <m:sup>
                  <m:r>
                    <w:rPr>
                      <w:rFonts w:ascii="Cambria Math" w:eastAsia="楷体" w:hAnsi="Cambria Math"/>
                    </w:rPr>
                    <m:t>-4</m:t>
                  </m:r>
                </m:sup>
              </m:sSup>
              <m:r>
                <w:rPr>
                  <w:rFonts w:ascii="Cambria Math" w:eastAsia="楷体" w:hAnsi="Cambria Math"/>
                </w:rPr>
                <m:t>+13</m:t>
              </m:r>
              <m:ctrlPr>
                <w:rPr>
                  <w:rFonts w:ascii="Cambria Math" w:eastAsia="楷体" w:hAnsi="Cambria Math"/>
                  <w:i/>
                </w:rPr>
              </m:ctrlPr>
            </m:den>
          </m:f>
        </m:oMath>
      </m:oMathPara>
    </w:p>
    <w:p w14:paraId="53B32DC0" w14:textId="77777777" w:rsidR="00D10A88" w:rsidRPr="00EA2473" w:rsidRDefault="00000000" w:rsidP="00D10A88">
      <w:pPr>
        <w:spacing w:line="360" w:lineRule="auto"/>
        <w:ind w:firstLineChars="200" w:firstLine="420"/>
        <w:rPr>
          <w:rFonts w:ascii="Times New Roman" w:eastAsia="楷体" w:hAnsi="Times New Roman"/>
          <w:iCs/>
        </w:rPr>
      </w:pPr>
      <m:oMathPara>
        <m:oMath>
          <m:sSub>
            <m:sSubPr>
              <m:ctrlPr>
                <w:rPr>
                  <w:rFonts w:ascii="Cambria Math" w:eastAsia="楷体" w:hAnsi="Cambria Math"/>
                  <w:i/>
                </w:rPr>
              </m:ctrlPr>
            </m:sSubPr>
            <m:e>
              <m:r>
                <w:rPr>
                  <w:rFonts w:ascii="Cambria Math" w:eastAsia="楷体" w:hAnsi="Cambria Math"/>
                </w:rPr>
                <m:t>G</m:t>
              </m:r>
            </m:e>
            <m:sub>
              <m:r>
                <w:rPr>
                  <w:rFonts w:ascii="Cambria Math" w:eastAsia="楷体" w:hAnsi="Cambria Math"/>
                </w:rPr>
                <m:t>vd</m:t>
              </m:r>
            </m:sub>
          </m:sSub>
          <m:d>
            <m:dPr>
              <m:ctrlPr>
                <w:rPr>
                  <w:rFonts w:ascii="Cambria Math" w:eastAsia="楷体" w:hAnsi="Cambria Math"/>
                  <w:i/>
                </w:rPr>
              </m:ctrlPr>
            </m:dPr>
            <m:e>
              <m:r>
                <w:rPr>
                  <w:rFonts w:ascii="Cambria Math" w:eastAsia="楷体" w:hAnsi="Cambria Math"/>
                </w:rPr>
                <m:t>s</m:t>
              </m:r>
            </m:e>
          </m:d>
          <m:r>
            <w:rPr>
              <w:rFonts w:ascii="Cambria Math" w:eastAsia="楷体" w:hAnsi="Cambria Math"/>
            </w:rPr>
            <m:t>=</m:t>
          </m:r>
          <m:f>
            <m:fPr>
              <m:ctrlPr>
                <w:rPr>
                  <w:rFonts w:ascii="Cambria Math" w:eastAsia="楷体" w:hAnsi="Cambria Math"/>
                </w:rPr>
              </m:ctrlPr>
            </m:fPr>
            <m:num>
              <m:r>
                <w:rPr>
                  <w:rFonts w:ascii="Cambria Math" w:eastAsia="楷体" w:hAnsi="Cambria Math"/>
                </w:rPr>
                <m:t>2*810</m:t>
              </m:r>
              <m:ctrlPr>
                <w:rPr>
                  <w:rFonts w:ascii="Cambria Math" w:eastAsia="楷体" w:hAnsi="Cambria Math"/>
                  <w:i/>
                </w:rPr>
              </m:ctrlPr>
            </m:num>
            <m:den>
              <m:r>
                <w:rPr>
                  <w:rFonts w:ascii="Cambria Math" w:eastAsia="楷体" w:hAnsi="Cambria Math"/>
                </w:rPr>
                <m:t>1.053*</m:t>
              </m:r>
              <m:sSup>
                <m:sSupPr>
                  <m:ctrlPr>
                    <w:rPr>
                      <w:rFonts w:ascii="Cambria Math" w:eastAsia="楷体" w:hAnsi="Cambria Math"/>
                      <w:i/>
                    </w:rPr>
                  </m:ctrlPr>
                </m:sSupPr>
                <m:e>
                  <m:r>
                    <w:rPr>
                      <w:rFonts w:ascii="Cambria Math" w:eastAsia="楷体" w:hAnsi="Cambria Math"/>
                    </w:rPr>
                    <m:t>10</m:t>
                  </m:r>
                </m:e>
                <m:sup>
                  <m:r>
                    <w:rPr>
                      <w:rFonts w:ascii="Cambria Math" w:eastAsia="楷体" w:hAnsi="Cambria Math"/>
                    </w:rPr>
                    <m:t>-6</m:t>
                  </m:r>
                </m:sup>
              </m:sSup>
              <m:sSup>
                <m:sSupPr>
                  <m:ctrlPr>
                    <w:rPr>
                      <w:rFonts w:ascii="Cambria Math" w:eastAsia="楷体" w:hAnsi="Cambria Math"/>
                      <w:i/>
                    </w:rPr>
                  </m:ctrlPr>
                </m:sSupPr>
                <m:e>
                  <m:r>
                    <w:rPr>
                      <w:rFonts w:ascii="Cambria Math" w:eastAsia="楷体" w:hAnsi="Cambria Math"/>
                    </w:rPr>
                    <m:t>s</m:t>
                  </m:r>
                </m:e>
                <m:sup>
                  <m:r>
                    <w:rPr>
                      <w:rFonts w:ascii="Cambria Math" w:eastAsia="楷体" w:hAnsi="Cambria Math"/>
                    </w:rPr>
                    <m:t>2</m:t>
                  </m:r>
                </m:sup>
              </m:sSup>
              <m:r>
                <w:rPr>
                  <w:rFonts w:ascii="Cambria Math" w:eastAsia="楷体" w:hAnsi="Cambria Math"/>
                </w:rPr>
                <m:t>+8.1*</m:t>
              </m:r>
              <m:sSup>
                <m:sSupPr>
                  <m:ctrlPr>
                    <w:rPr>
                      <w:rFonts w:ascii="Cambria Math" w:eastAsia="楷体" w:hAnsi="Cambria Math"/>
                      <w:i/>
                    </w:rPr>
                  </m:ctrlPr>
                </m:sSupPr>
                <m:e>
                  <m:r>
                    <w:rPr>
                      <w:rFonts w:ascii="Cambria Math" w:eastAsia="楷体" w:hAnsi="Cambria Math"/>
                    </w:rPr>
                    <m:t>10</m:t>
                  </m:r>
                </m:e>
                <m:sup>
                  <m:r>
                    <w:rPr>
                      <w:rFonts w:ascii="Cambria Math" w:eastAsia="楷体" w:hAnsi="Cambria Math"/>
                    </w:rPr>
                    <m:t>-4</m:t>
                  </m:r>
                </m:sup>
              </m:sSup>
              <m:r>
                <w:rPr>
                  <w:rFonts w:ascii="Cambria Math" w:eastAsia="楷体" w:hAnsi="Cambria Math"/>
                </w:rPr>
                <m:t>+13</m:t>
              </m:r>
              <m:ctrlPr>
                <w:rPr>
                  <w:rFonts w:ascii="Cambria Math" w:eastAsia="楷体" w:hAnsi="Cambria Math"/>
                  <w:i/>
                </w:rPr>
              </m:ctrlPr>
            </m:den>
          </m:f>
        </m:oMath>
      </m:oMathPara>
    </w:p>
    <w:p w14:paraId="1BEF06AE" w14:textId="057D02ED" w:rsidR="00D10A88" w:rsidRPr="00D90A40" w:rsidRDefault="00AA34D0" w:rsidP="00D10A88">
      <w:pPr>
        <w:spacing w:line="360" w:lineRule="auto"/>
        <w:ind w:firstLineChars="200" w:firstLine="420"/>
        <w:rPr>
          <w:rFonts w:ascii="Times New Roman" w:eastAsia="楷体" w:hAnsi="Times New Roman"/>
          <w:iCs/>
        </w:rPr>
      </w:pPr>
      <w:r>
        <w:rPr>
          <w:rFonts w:ascii="Times New Roman" w:eastAsia="楷体" w:hAnsi="Times New Roman" w:hint="eastAsia"/>
          <w:iCs/>
        </w:rPr>
        <w:t>控制信号到输出电压的传递函数伯德图如图</w:t>
      </w:r>
      <w:r w:rsidR="003C1332">
        <w:rPr>
          <w:rFonts w:ascii="Times New Roman" w:eastAsia="楷体" w:hAnsi="Times New Roman" w:hint="eastAsia"/>
          <w:iCs/>
        </w:rPr>
        <w:t>2</w:t>
      </w:r>
      <w:r w:rsidR="003C1332">
        <w:rPr>
          <w:rFonts w:ascii="Times New Roman" w:eastAsia="楷体" w:hAnsi="Times New Roman"/>
          <w:iCs/>
        </w:rPr>
        <w:t>.13</w:t>
      </w:r>
      <w:r w:rsidR="003C1332">
        <w:rPr>
          <w:rFonts w:ascii="Times New Roman" w:eastAsia="楷体" w:hAnsi="Times New Roman" w:hint="eastAsia"/>
          <w:iCs/>
        </w:rPr>
        <w:t>所示：</w:t>
      </w:r>
    </w:p>
    <w:p w14:paraId="2FBF92C3" w14:textId="3077F133" w:rsidR="00D10A88" w:rsidRDefault="00A9463D" w:rsidP="00A9463D">
      <w:pPr>
        <w:pStyle w:val="x"/>
        <w:ind w:firstLine="420"/>
        <w:jc w:val="center"/>
        <w:rPr>
          <w:rFonts w:cs="Times New Roman"/>
        </w:rPr>
      </w:pPr>
      <w:r>
        <w:rPr>
          <w:noProof/>
        </w:rPr>
        <w:lastRenderedPageBreak/>
        <w:drawing>
          <wp:inline distT="0" distB="0" distL="0" distR="0" wp14:anchorId="046D053A" wp14:editId="481BF293">
            <wp:extent cx="4096690" cy="21869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0502" cy="2188975"/>
                    </a:xfrm>
                    <a:prstGeom prst="rect">
                      <a:avLst/>
                    </a:prstGeom>
                  </pic:spPr>
                </pic:pic>
              </a:graphicData>
            </a:graphic>
          </wp:inline>
        </w:drawing>
      </w:r>
    </w:p>
    <w:p w14:paraId="3DCFE560" w14:textId="1BE94A43" w:rsidR="00386FE9" w:rsidRDefault="00A9463D" w:rsidP="00AC2F1D">
      <w:pPr>
        <w:pStyle w:val="x"/>
        <w:ind w:firstLine="420"/>
        <w:jc w:val="center"/>
        <w:rPr>
          <w:rFonts w:cs="Times New Roman"/>
        </w:rPr>
      </w:pPr>
      <w:r>
        <w:rPr>
          <w:rFonts w:cs="Times New Roman" w:hint="eastAsia"/>
        </w:rPr>
        <w:t>图</w:t>
      </w:r>
      <w:r>
        <w:rPr>
          <w:rFonts w:cs="Times New Roman"/>
        </w:rPr>
        <w:t xml:space="preserve">2.13 </w:t>
      </w:r>
      <w:r w:rsidR="0005651A">
        <w:rPr>
          <w:rFonts w:cs="Times New Roman" w:hint="eastAsia"/>
        </w:rPr>
        <w:t>控制对象传递函数伯德图</w:t>
      </w:r>
    </w:p>
    <w:p w14:paraId="2EB161F1" w14:textId="205ED4D6" w:rsidR="0005651A" w:rsidRDefault="0005651A" w:rsidP="0005651A">
      <w:pPr>
        <w:pStyle w:val="x"/>
        <w:ind w:firstLine="420"/>
        <w:rPr>
          <w:rFonts w:cs="Times New Roman"/>
        </w:rPr>
      </w:pPr>
      <w:r>
        <w:rPr>
          <w:rFonts w:cs="Times New Roman" w:hint="eastAsia"/>
        </w:rPr>
        <w:t>原始系统</w:t>
      </w:r>
      <w:r w:rsidR="0022634D">
        <w:rPr>
          <w:rFonts w:cs="Times New Roman" w:hint="eastAsia"/>
        </w:rPr>
        <w:t>截止频率为</w:t>
      </w:r>
      <w:r>
        <w:rPr>
          <w:rFonts w:cs="Times New Roman" w:hint="eastAsia"/>
        </w:rPr>
        <w:t>6</w:t>
      </w:r>
      <w:r>
        <w:rPr>
          <w:rFonts w:cs="Times New Roman"/>
        </w:rPr>
        <w:t>.27</w:t>
      </w:r>
      <w:r>
        <w:rPr>
          <w:rFonts w:cs="Times New Roman" w:hint="eastAsia"/>
        </w:rPr>
        <w:t>kHz</w:t>
      </w:r>
      <w:r w:rsidR="0022634D">
        <w:rPr>
          <w:rFonts w:cs="Times New Roman" w:hint="eastAsia"/>
        </w:rPr>
        <w:t>，相角裕度为</w:t>
      </w:r>
      <w:r w:rsidR="0022634D">
        <w:rPr>
          <w:rFonts w:cs="Times New Roman" w:hint="eastAsia"/>
        </w:rPr>
        <w:t>1</w:t>
      </w:r>
      <w:r w:rsidR="0022634D">
        <w:rPr>
          <w:rFonts w:cs="Times New Roman"/>
        </w:rPr>
        <w:t>.13</w:t>
      </w:r>
      <w:r w:rsidR="0022634D">
        <w:rPr>
          <w:rFonts w:cs="Times New Roman" w:hint="eastAsia"/>
        </w:rPr>
        <w:t>°</w:t>
      </w:r>
      <w:r w:rsidR="00873DEE">
        <w:rPr>
          <w:rFonts w:cs="Times New Roman" w:hint="eastAsia"/>
        </w:rPr>
        <w:t>，低频段幅值为</w:t>
      </w:r>
      <w:r w:rsidR="00873DEE">
        <w:rPr>
          <w:rFonts w:cs="Times New Roman" w:hint="eastAsia"/>
        </w:rPr>
        <w:t>4</w:t>
      </w:r>
      <w:r w:rsidR="00873DEE">
        <w:rPr>
          <w:rFonts w:cs="Times New Roman"/>
        </w:rPr>
        <w:t>2</w:t>
      </w:r>
      <w:r w:rsidR="00873DEE">
        <w:rPr>
          <w:rFonts w:cs="Times New Roman" w:hint="eastAsia"/>
        </w:rPr>
        <w:t>dB</w:t>
      </w:r>
      <w:r w:rsidR="00873DEE">
        <w:rPr>
          <w:rFonts w:cs="Times New Roman" w:hint="eastAsia"/>
        </w:rPr>
        <w:t>左右，</w:t>
      </w:r>
      <w:r w:rsidR="00166606">
        <w:rPr>
          <w:rFonts w:cs="Times New Roman" w:hint="eastAsia"/>
        </w:rPr>
        <w:t>系统的相角裕度过低，</w:t>
      </w:r>
      <w:r w:rsidR="00873DEE">
        <w:rPr>
          <w:rFonts w:cs="Times New Roman" w:hint="eastAsia"/>
        </w:rPr>
        <w:t>且存在稳态误差，</w:t>
      </w:r>
      <w:r w:rsidR="00166606">
        <w:rPr>
          <w:rFonts w:cs="Times New Roman" w:hint="eastAsia"/>
        </w:rPr>
        <w:t>考虑</w:t>
      </w:r>
      <w:r w:rsidR="00B634C7">
        <w:rPr>
          <w:rFonts w:cs="Times New Roman" w:hint="eastAsia"/>
        </w:rPr>
        <w:t>采用</w:t>
      </w:r>
      <w:r w:rsidR="00B634C7">
        <w:rPr>
          <w:rFonts w:cs="Times New Roman" w:hint="eastAsia"/>
        </w:rPr>
        <w:t>PID</w:t>
      </w:r>
      <w:r w:rsidR="00B634C7">
        <w:rPr>
          <w:rFonts w:cs="Times New Roman" w:hint="eastAsia"/>
        </w:rPr>
        <w:t>控制器</w:t>
      </w:r>
      <w:r w:rsidR="00873DEE">
        <w:rPr>
          <w:rFonts w:cs="Times New Roman" w:hint="eastAsia"/>
        </w:rPr>
        <w:t>对其相角裕度进行补偿和消除稳态误差。</w:t>
      </w:r>
    </w:p>
    <w:p w14:paraId="78BEF30F" w14:textId="028BC12C" w:rsidR="00C352D0" w:rsidRDefault="00C352D0" w:rsidP="0005651A">
      <w:pPr>
        <w:pStyle w:val="x"/>
        <w:ind w:firstLine="420"/>
        <w:rPr>
          <w:rFonts w:cs="Times New Roman"/>
        </w:rPr>
      </w:pPr>
      <w:r>
        <w:rPr>
          <w:rFonts w:cs="Times New Roman" w:hint="eastAsia"/>
        </w:rPr>
        <w:t>PID</w:t>
      </w:r>
      <w:r>
        <w:rPr>
          <w:rFonts w:cs="Times New Roman" w:hint="eastAsia"/>
        </w:rPr>
        <w:t>控制器的传递函数为：</w:t>
      </w:r>
    </w:p>
    <w:p w14:paraId="77750B54" w14:textId="5EE31B93" w:rsidR="00C352D0" w:rsidRDefault="00000000" w:rsidP="0005651A">
      <w:pPr>
        <w:pStyle w:val="x"/>
        <w:ind w:firstLine="420"/>
        <w:rPr>
          <w:rFonts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cm</m:t>
              </m:r>
            </m:sub>
          </m:sSub>
          <m:f>
            <m:fPr>
              <m:ctrlPr>
                <w:rPr>
                  <w:rFonts w:ascii="Cambria Math" w:hAnsi="Cambria Math" w:cs="Times New Roman"/>
                </w:rPr>
              </m:ctrlPr>
            </m:fPr>
            <m:num>
              <m:d>
                <m:dPr>
                  <m:ctrlPr>
                    <w:rPr>
                      <w:rFonts w:ascii="Cambria Math" w:hAnsi="Cambria Math" w:cs="Times New Roman"/>
                      <w:i/>
                    </w:rPr>
                  </m:ctrlPr>
                </m:dPr>
                <m:e>
                  <m:r>
                    <w:rPr>
                      <w:rFonts w:ascii="Cambria Math" w:hAnsi="Cambria Math" w:cs="Times New Roman"/>
                    </w:rPr>
                    <m:t>1+s</m:t>
                  </m:r>
                  <m:r>
                    <m:rPr>
                      <m:lit/>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ω</m:t>
                      </m:r>
                      <m:ctrlPr>
                        <w:rPr>
                          <w:rFonts w:ascii="Cambria Math" w:hAnsi="Cambria Math" w:cs="Times New Roman"/>
                        </w:rPr>
                      </m:ctrlPr>
                    </m:e>
                    <m:sub>
                      <m:r>
                        <w:rPr>
                          <w:rFonts w:ascii="Cambria Math" w:hAnsi="Cambria Math" w:cs="Times New Roman"/>
                        </w:rPr>
                        <m:t>z</m:t>
                      </m:r>
                    </m:sub>
                  </m:sSub>
                </m:e>
              </m:d>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m:rPr>
                          <m:sty m:val="p"/>
                        </m:rPr>
                        <w:rPr>
                          <w:rFonts w:ascii="Cambria Math" w:hAnsi="Cambria Math" w:cs="Times New Roman"/>
                        </w:rPr>
                        <m:t>ω</m:t>
                      </m:r>
                    </m:e>
                    <m:sub>
                      <m:r>
                        <w:rPr>
                          <w:rFonts w:ascii="Cambria Math" w:hAnsi="Cambria Math" w:cs="Times New Roman"/>
                        </w:rPr>
                        <m:t>L</m:t>
                      </m:r>
                    </m:sub>
                  </m:sSub>
                  <m:r>
                    <m:rPr>
                      <m:lit/>
                    </m:rPr>
                    <w:rPr>
                      <w:rFonts w:ascii="Cambria Math" w:hAnsi="Cambria Math" w:cs="Times New Roman"/>
                    </w:rPr>
                    <m:t>/</m:t>
                  </m:r>
                  <m:r>
                    <w:rPr>
                      <w:rFonts w:ascii="Cambria Math" w:hAnsi="Cambria Math" w:cs="Times New Roman"/>
                    </w:rPr>
                    <m:t>s</m:t>
                  </m:r>
                </m:e>
              </m:d>
              <m:ctrlPr>
                <w:rPr>
                  <w:rFonts w:ascii="Cambria Math" w:hAnsi="Cambria Math" w:cs="Times New Roman"/>
                  <w:i/>
                </w:rPr>
              </m:ctrlPr>
            </m:num>
            <m:den>
              <m:r>
                <w:rPr>
                  <w:rFonts w:ascii="Cambria Math" w:hAnsi="Cambria Math" w:cs="Times New Roman"/>
                </w:rPr>
                <m:t>1+s</m:t>
              </m:r>
              <m:r>
                <m:rPr>
                  <m:lit/>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ω</m:t>
                  </m:r>
                  <m:ctrlPr>
                    <w:rPr>
                      <w:rFonts w:ascii="Cambria Math" w:hAnsi="Cambria Math" w:cs="Times New Roman"/>
                    </w:rPr>
                  </m:ctrlPr>
                </m:e>
                <m:sub>
                  <m:r>
                    <w:rPr>
                      <w:rFonts w:ascii="Cambria Math" w:hAnsi="Cambria Math" w:cs="Times New Roman"/>
                    </w:rPr>
                    <m:t>p</m:t>
                  </m:r>
                </m:sub>
              </m:sSub>
              <m:ctrlPr>
                <w:rPr>
                  <w:rFonts w:ascii="Cambria Math" w:hAnsi="Cambria Math" w:cs="Times New Roman"/>
                  <w:i/>
                </w:rPr>
              </m:ctrlPr>
            </m:den>
          </m:f>
        </m:oMath>
      </m:oMathPara>
    </w:p>
    <w:p w14:paraId="58D81B30" w14:textId="39DEFB8F" w:rsidR="002C4EB7" w:rsidRDefault="002C4EB7" w:rsidP="0005651A">
      <w:pPr>
        <w:pStyle w:val="x"/>
        <w:ind w:firstLine="420"/>
        <w:rPr>
          <w:rFonts w:cs="Times New Roman"/>
        </w:rPr>
      </w:pPr>
      <w:r>
        <w:rPr>
          <w:rFonts w:cs="Times New Roman" w:hint="eastAsia"/>
        </w:rPr>
        <w:t>设计</w:t>
      </w:r>
      <w:r w:rsidR="00355761">
        <w:rPr>
          <w:rFonts w:cs="Times New Roman" w:hint="eastAsia"/>
        </w:rPr>
        <w:t>目标系统的截止频率为开关频率的</w:t>
      </w:r>
      <w:r w:rsidR="00D2347F">
        <w:rPr>
          <w:rFonts w:cs="Times New Roman" w:hint="eastAsia"/>
        </w:rPr>
        <w:t>1</w:t>
      </w:r>
      <w:r w:rsidR="00D2347F">
        <w:rPr>
          <w:rFonts w:cs="Times New Roman"/>
        </w:rPr>
        <w:t>/20</w:t>
      </w:r>
      <w:r w:rsidR="00D2347F">
        <w:rPr>
          <w:rFonts w:cs="Times New Roman" w:hint="eastAsia"/>
        </w:rPr>
        <w:t>，也即是</w:t>
      </w:r>
      <w:r w:rsidR="005713EE" w:rsidRPr="005713EE">
        <w:rPr>
          <w:rFonts w:cs="Times New Roman" w:hint="eastAsia"/>
          <w:i/>
          <w:iCs/>
        </w:rPr>
        <w:t>f</w:t>
      </w:r>
      <w:r w:rsidR="005713EE">
        <w:rPr>
          <w:rFonts w:cs="Times New Roman"/>
          <w:vertAlign w:val="subscript"/>
        </w:rPr>
        <w:t>c</w:t>
      </w:r>
      <w:r w:rsidR="005713EE">
        <w:rPr>
          <w:rFonts w:cs="Times New Roman"/>
        </w:rPr>
        <w:t>=</w:t>
      </w:r>
      <w:r w:rsidR="00F469B6">
        <w:rPr>
          <w:rFonts w:cs="Times New Roman" w:hint="eastAsia"/>
        </w:rPr>
        <w:t>2</w:t>
      </w:r>
      <w:r w:rsidR="00F469B6">
        <w:rPr>
          <w:rFonts w:cs="Times New Roman"/>
        </w:rPr>
        <w:t>.5</w:t>
      </w:r>
      <w:r w:rsidR="00F469B6">
        <w:rPr>
          <w:rFonts w:cs="Times New Roman" w:hint="eastAsia"/>
        </w:rPr>
        <w:t>kHz</w:t>
      </w:r>
      <w:r w:rsidR="008B2EC5">
        <w:rPr>
          <w:rFonts w:cs="Times New Roman" w:hint="eastAsia"/>
        </w:rPr>
        <w:t>，</w:t>
      </w:r>
      <w:r w:rsidR="00D64E30">
        <w:rPr>
          <w:rFonts w:cs="Times New Roman" w:hint="eastAsia"/>
        </w:rPr>
        <w:t>相角裕度为</w:t>
      </w:r>
      <w:r w:rsidR="00D64E30">
        <w:rPr>
          <w:rFonts w:cs="Times New Roman" w:hint="eastAsia"/>
        </w:rPr>
        <w:t>5</w:t>
      </w:r>
      <w:r w:rsidR="00D64E30">
        <w:rPr>
          <w:rFonts w:cs="Times New Roman"/>
        </w:rPr>
        <w:t>2</w:t>
      </w:r>
      <w:r w:rsidR="00D64E30">
        <w:rPr>
          <w:rFonts w:cs="Times New Roman" w:hint="eastAsia"/>
        </w:rPr>
        <w:t>°，</w:t>
      </w:r>
      <w:r w:rsidR="003075CE">
        <w:rPr>
          <w:rFonts w:cs="Times New Roman" w:hint="eastAsia"/>
        </w:rPr>
        <w:t>则</w:t>
      </w:r>
      <w:r w:rsidR="003075CE">
        <w:rPr>
          <w:rFonts w:cs="Times New Roman" w:hint="eastAsia"/>
        </w:rPr>
        <w:t>PID</w:t>
      </w:r>
      <w:r w:rsidR="003075CE">
        <w:rPr>
          <w:rFonts w:cs="Times New Roman" w:hint="eastAsia"/>
        </w:rPr>
        <w:t>补偿网络零极点频率为：</w:t>
      </w:r>
    </w:p>
    <w:p w14:paraId="3A8765F5" w14:textId="01A829BD" w:rsidR="003075CE" w:rsidRPr="00AE0750" w:rsidRDefault="00000000" w:rsidP="0005651A">
      <w:pPr>
        <w:pStyle w:val="x"/>
        <w:ind w:firstLine="420"/>
        <w:rPr>
          <w:rFonts w:cs="Times New Roman"/>
        </w:rPr>
      </w:pPr>
      <m:oMathPara>
        <m:oMath>
          <m:sSub>
            <m:sSubPr>
              <m:ctrlPr>
                <w:rPr>
                  <w:rFonts w:ascii="Cambria Math" w:hAnsi="Cambria Math" w:cs="Times New Roman"/>
                  <w:i/>
                </w:rPr>
              </m:ctrlPr>
            </m:sSubPr>
            <m:e>
              <m:r>
                <w:rPr>
                  <w:rFonts w:ascii="Cambria Math" w:hAnsi="Cambria Math" w:cs="Times New Roman" w:hint="eastAsia"/>
                </w:rPr>
                <m:t>f</m:t>
              </m:r>
              <m:ctrlPr>
                <w:rPr>
                  <w:rFonts w:ascii="Cambria Math" w:hAnsi="Cambria Math" w:cs="Times New Roman" w:hint="eastAsia"/>
                  <w:i/>
                </w:rPr>
              </m:ctrlPr>
            </m:e>
            <m:sub>
              <m:r>
                <w:rPr>
                  <w:rFonts w:ascii="Cambria Math" w:hAnsi="Cambria Math" w:cs="Times New Roman"/>
                </w:rPr>
                <m:t>z</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ad>
            <m:radPr>
              <m:degHide m:val="1"/>
              <m:ctrlPr>
                <w:rPr>
                  <w:rFonts w:ascii="Cambria Math" w:hAnsi="Cambria Math" w:cs="Times New Roman"/>
                </w:rPr>
              </m:ctrlPr>
            </m:radPr>
            <m:deg>
              <m:ctrlPr>
                <w:rPr>
                  <w:rFonts w:ascii="Cambria Math" w:hAnsi="Cambria Math" w:cs="Times New Roman"/>
                  <w:i/>
                </w:rPr>
              </m:ctrlPr>
            </m:deg>
            <m:e>
              <m:f>
                <m:fPr>
                  <m:ctrlPr>
                    <w:rPr>
                      <w:rFonts w:ascii="Cambria Math" w:hAnsi="Cambria Math" w:cs="Times New Roman"/>
                    </w:rPr>
                  </m:ctrlPr>
                </m:fPr>
                <m:num>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sin</m:t>
                      </m:r>
                    </m:fName>
                    <m:e>
                      <m:sSub>
                        <m:sSubPr>
                          <m:ctrlPr>
                            <w:rPr>
                              <w:rFonts w:ascii="Cambria Math" w:hAnsi="Cambria Math" w:cs="Times New Roman"/>
                              <w:i/>
                            </w:rPr>
                          </m:ctrlPr>
                        </m:sSubPr>
                        <m:e>
                          <m:r>
                            <m:rPr>
                              <m:sty m:val="p"/>
                            </m:rPr>
                            <w:rPr>
                              <w:rFonts w:ascii="Cambria Math" w:hAnsi="Cambria Math" w:cs="Times New Roman" w:hint="eastAsia"/>
                            </w:rPr>
                            <m:t>Φ</m:t>
                          </m:r>
                        </m:e>
                        <m:sub>
                          <m:r>
                            <w:rPr>
                              <w:rFonts w:ascii="Cambria Math" w:hAnsi="Cambria Math" w:cs="Times New Roman"/>
                            </w:rPr>
                            <m:t>m</m:t>
                          </m:r>
                        </m:sub>
                      </m:sSub>
                    </m:e>
                  </m:func>
                  <m:ctrlPr>
                    <w:rPr>
                      <w:rFonts w:ascii="Cambria Math" w:hAnsi="Cambria Math" w:cs="Times New Roman"/>
                      <w:i/>
                    </w:rPr>
                  </m:ctrlPr>
                </m:num>
                <m:den>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sin</m:t>
                      </m:r>
                    </m:fName>
                    <m:e>
                      <m:sSub>
                        <m:sSubPr>
                          <m:ctrlPr>
                            <w:rPr>
                              <w:rFonts w:ascii="Cambria Math" w:hAnsi="Cambria Math" w:cs="Times New Roman"/>
                              <w:i/>
                            </w:rPr>
                          </m:ctrlPr>
                        </m:sSubPr>
                        <m:e>
                          <m:r>
                            <m:rPr>
                              <m:sty m:val="p"/>
                            </m:rPr>
                            <w:rPr>
                              <w:rFonts w:ascii="Cambria Math" w:hAnsi="Cambria Math" w:cs="Times New Roman" w:hint="eastAsia"/>
                            </w:rPr>
                            <m:t>Φ</m:t>
                          </m:r>
                        </m:e>
                        <m:sub>
                          <m:r>
                            <w:rPr>
                              <w:rFonts w:ascii="Cambria Math" w:hAnsi="Cambria Math" w:cs="Times New Roman"/>
                            </w:rPr>
                            <m:t>m</m:t>
                          </m:r>
                        </m:sub>
                      </m:sSub>
                    </m:e>
                  </m:func>
                  <m:ctrlPr>
                    <w:rPr>
                      <w:rFonts w:ascii="Cambria Math" w:hAnsi="Cambria Math" w:cs="Times New Roman"/>
                      <w:i/>
                    </w:rPr>
                  </m:ctrlPr>
                </m:den>
              </m:f>
            </m:e>
          </m:rad>
          <m:r>
            <w:rPr>
              <w:rFonts w:ascii="Cambria Math" w:hAnsi="Cambria Math" w:cs="Times New Roman"/>
            </w:rPr>
            <m:t>=0.861kHz</m:t>
          </m:r>
        </m:oMath>
      </m:oMathPara>
    </w:p>
    <w:p w14:paraId="0436182A" w14:textId="1D90ED4A" w:rsidR="00AE0750" w:rsidRPr="0055381F" w:rsidRDefault="00000000" w:rsidP="0005651A">
      <w:pPr>
        <w:pStyle w:val="x"/>
        <w:ind w:firstLine="420"/>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ad>
            <m:radPr>
              <m:degHide m:val="1"/>
              <m:ctrlPr>
                <w:rPr>
                  <w:rFonts w:ascii="Cambria Math" w:hAnsi="Cambria Math" w:cs="Times New Roman"/>
                </w:rPr>
              </m:ctrlPr>
            </m:radPr>
            <m:deg>
              <m:ctrlPr>
                <w:rPr>
                  <w:rFonts w:ascii="Cambria Math" w:hAnsi="Cambria Math" w:cs="Times New Roman"/>
                  <w:i/>
                </w:rPr>
              </m:ctrlPr>
            </m:deg>
            <m:e>
              <m:f>
                <m:fPr>
                  <m:ctrlPr>
                    <w:rPr>
                      <w:rFonts w:ascii="Cambria Math" w:hAnsi="Cambria Math" w:cs="Times New Roman"/>
                    </w:rPr>
                  </m:ctrlPr>
                </m:fPr>
                <m:num>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sin</m:t>
                      </m:r>
                    </m:fName>
                    <m:e>
                      <m:sSub>
                        <m:sSubPr>
                          <m:ctrlPr>
                            <w:rPr>
                              <w:rFonts w:ascii="Cambria Math" w:hAnsi="Cambria Math" w:cs="Times New Roman"/>
                              <w:i/>
                            </w:rPr>
                          </m:ctrlPr>
                        </m:sSubPr>
                        <m:e>
                          <m:r>
                            <m:rPr>
                              <m:sty m:val="p"/>
                            </m:rPr>
                            <w:rPr>
                              <w:rFonts w:ascii="Cambria Math" w:hAnsi="Cambria Math" w:cs="Times New Roman" w:hint="eastAsia"/>
                            </w:rPr>
                            <m:t>Φ</m:t>
                          </m:r>
                        </m:e>
                        <m:sub>
                          <m:r>
                            <w:rPr>
                              <w:rFonts w:ascii="Cambria Math" w:hAnsi="Cambria Math" w:cs="Times New Roman"/>
                            </w:rPr>
                            <m:t>m</m:t>
                          </m:r>
                        </m:sub>
                      </m:sSub>
                    </m:e>
                  </m:func>
                  <m:ctrlPr>
                    <w:rPr>
                      <w:rFonts w:ascii="Cambria Math" w:hAnsi="Cambria Math" w:cs="Times New Roman"/>
                      <w:i/>
                    </w:rPr>
                  </m:ctrlPr>
                </m:num>
                <m:den>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sin</m:t>
                      </m:r>
                    </m:fName>
                    <m:e>
                      <m:sSub>
                        <m:sSubPr>
                          <m:ctrlPr>
                            <w:rPr>
                              <w:rFonts w:ascii="Cambria Math" w:hAnsi="Cambria Math" w:cs="Times New Roman"/>
                              <w:i/>
                            </w:rPr>
                          </m:ctrlPr>
                        </m:sSubPr>
                        <m:e>
                          <m:r>
                            <m:rPr>
                              <m:sty m:val="p"/>
                            </m:rPr>
                            <w:rPr>
                              <w:rFonts w:ascii="Cambria Math" w:hAnsi="Cambria Math" w:cs="Times New Roman" w:hint="eastAsia"/>
                            </w:rPr>
                            <m:t>Φ</m:t>
                          </m:r>
                        </m:e>
                        <m:sub>
                          <m:r>
                            <w:rPr>
                              <w:rFonts w:ascii="Cambria Math" w:hAnsi="Cambria Math" w:cs="Times New Roman"/>
                            </w:rPr>
                            <m:t>m</m:t>
                          </m:r>
                        </m:sub>
                      </m:sSub>
                    </m:e>
                  </m:func>
                  <m:ctrlPr>
                    <w:rPr>
                      <w:rFonts w:ascii="Cambria Math" w:hAnsi="Cambria Math" w:cs="Times New Roman"/>
                      <w:i/>
                    </w:rPr>
                  </m:ctrlPr>
                </m:den>
              </m:f>
            </m:e>
          </m:rad>
          <m:r>
            <w:rPr>
              <w:rFonts w:ascii="Cambria Math" w:hAnsi="Cambria Math" w:cs="Times New Roman"/>
            </w:rPr>
            <m:t>=7.261kHz</m:t>
          </m:r>
        </m:oMath>
      </m:oMathPara>
    </w:p>
    <w:p w14:paraId="110D3412" w14:textId="77777777" w:rsidR="00012F13" w:rsidRDefault="00001FB1" w:rsidP="00B37347">
      <w:pPr>
        <w:pStyle w:val="x"/>
        <w:ind w:firstLine="420"/>
        <w:jc w:val="left"/>
      </w:pPr>
      <w:r>
        <w:rPr>
          <w:rFonts w:hint="eastAsia"/>
        </w:rPr>
        <w:t>倒置零点</w:t>
      </w:r>
      <w:r w:rsidR="003345AA">
        <w:rPr>
          <w:rFonts w:hint="eastAsia"/>
        </w:rPr>
        <w:t>选取在截至频</w:t>
      </w:r>
      <w:r w:rsidR="003345AA" w:rsidRPr="003345AA">
        <w:rPr>
          <w:rFonts w:hint="eastAsia"/>
        </w:rPr>
        <w:t>率的</w:t>
      </w:r>
      <w:r w:rsidR="003345AA" w:rsidRPr="003345AA">
        <w:rPr>
          <w:rFonts w:hint="eastAsia"/>
        </w:rPr>
        <w:t>1</w:t>
      </w:r>
      <w:r w:rsidR="003345AA" w:rsidRPr="003345AA">
        <w:t>/10</w:t>
      </w:r>
      <w:r w:rsidR="003345AA" w:rsidRPr="003345AA">
        <w:t>处</w:t>
      </w:r>
      <w:r w:rsidR="00CF1A64">
        <w:rPr>
          <w:rFonts w:hint="eastAsia"/>
        </w:rPr>
        <w:t>，也即是</w:t>
      </w:r>
      <w:r w:rsidR="00CF1A64">
        <w:rPr>
          <w:rFonts w:hint="eastAsia"/>
          <w:i/>
          <w:iCs/>
        </w:rPr>
        <w:t>f</w:t>
      </w:r>
      <w:r w:rsidR="00B37347">
        <w:rPr>
          <w:vertAlign w:val="subscript"/>
        </w:rPr>
        <w:t>L</w:t>
      </w:r>
      <w:r w:rsidR="00B37347">
        <w:t>=0.25kHz</w:t>
      </w:r>
      <w:r w:rsidR="00B37347">
        <w:rPr>
          <w:rFonts w:hint="eastAsia"/>
        </w:rPr>
        <w:t>，</w:t>
      </w:r>
      <w:r w:rsidR="007F681D">
        <w:rPr>
          <w:rFonts w:hint="eastAsia"/>
        </w:rPr>
        <w:t>再结合原始系统在</w:t>
      </w:r>
      <w:r w:rsidR="007F681D">
        <w:rPr>
          <w:rFonts w:hint="eastAsia"/>
        </w:rPr>
        <w:t>2</w:t>
      </w:r>
      <w:r w:rsidR="007F681D">
        <w:t>.5</w:t>
      </w:r>
      <w:r w:rsidR="007F681D">
        <w:rPr>
          <w:rFonts w:hint="eastAsia"/>
        </w:rPr>
        <w:t>kHz</w:t>
      </w:r>
      <w:r w:rsidR="007F681D">
        <w:rPr>
          <w:rFonts w:hint="eastAsia"/>
        </w:rPr>
        <w:t>处的</w:t>
      </w:r>
      <w:r w:rsidR="00012F13">
        <w:rPr>
          <w:rFonts w:hint="eastAsia"/>
        </w:rPr>
        <w:t>幅值，得到控制器的直流增益为：</w:t>
      </w:r>
    </w:p>
    <w:p w14:paraId="2962B7EB" w14:textId="3120FA49" w:rsidR="00012F13" w:rsidRPr="00F07D40" w:rsidRDefault="00000000" w:rsidP="00B37347">
      <w:pPr>
        <w:pStyle w:val="x"/>
        <w:ind w:firstLine="420"/>
        <w:jc w:val="left"/>
      </w:pPr>
      <m:oMathPara>
        <m:oMath>
          <m:sSub>
            <m:sSubPr>
              <m:ctrlPr>
                <w:rPr>
                  <w:rFonts w:ascii="Cambria Math" w:hAnsi="Cambria Math"/>
                  <w:i/>
                </w:rPr>
              </m:ctrlPr>
            </m:sSubPr>
            <m:e>
              <m:r>
                <w:rPr>
                  <w:rFonts w:ascii="Cambria Math" w:hAnsi="Cambria Math"/>
                </w:rPr>
                <m:t>G</m:t>
              </m:r>
            </m:e>
            <m:sub>
              <m:r>
                <w:rPr>
                  <w:rFonts w:ascii="Cambria Math" w:hAnsi="Cambria Math"/>
                </w:rPr>
                <m:t>cm</m:t>
              </m:r>
            </m:sub>
          </m:sSub>
          <m:r>
            <w:rPr>
              <w:rFonts w:ascii="Cambria Math" w:hAnsi="Cambria Math"/>
            </w:rPr>
            <m:t>=0.0523</m:t>
          </m:r>
        </m:oMath>
      </m:oMathPara>
    </w:p>
    <w:p w14:paraId="65D892F4" w14:textId="40119EA3" w:rsidR="00F07D40" w:rsidRDefault="00F07D40" w:rsidP="00B37347">
      <w:pPr>
        <w:pStyle w:val="x"/>
        <w:ind w:firstLine="420"/>
        <w:jc w:val="left"/>
      </w:pPr>
      <w:r>
        <w:rPr>
          <w:rFonts w:hint="eastAsia"/>
        </w:rPr>
        <w:t>由此得到控制器的传递函数，</w:t>
      </w:r>
      <w:r w:rsidR="00FC29F5">
        <w:rPr>
          <w:rFonts w:hint="eastAsia"/>
        </w:rPr>
        <w:t>最终系统的开环传递函数</w:t>
      </w:r>
      <w:r w:rsidR="00FC29F5">
        <w:rPr>
          <w:rFonts w:hint="eastAsia"/>
        </w:rPr>
        <w:t>T</w:t>
      </w:r>
      <w:r w:rsidR="00FC29F5">
        <w:t>(s)</w:t>
      </w:r>
      <w:r w:rsidR="00FC29F5">
        <w:rPr>
          <w:rFonts w:hint="eastAsia"/>
        </w:rPr>
        <w:t>为：</w:t>
      </w:r>
    </w:p>
    <w:p w14:paraId="2E5489A7" w14:textId="2AC4322A" w:rsidR="00FC29F5" w:rsidRPr="0062166A" w:rsidRDefault="007568D5" w:rsidP="00B37347">
      <w:pPr>
        <w:pStyle w:val="x"/>
        <w:ind w:firstLine="420"/>
        <w:jc w:val="left"/>
      </w:pPr>
      <m:oMathPara>
        <m:oMath>
          <m:r>
            <w:rPr>
              <w:rFonts w:ascii="Cambria Math" w:hAnsi="Cambria Math" w:hint="eastAsia"/>
            </w:rPr>
            <m:t>T</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vd</m:t>
              </m:r>
            </m:sub>
          </m:sSub>
          <m:d>
            <m:dPr>
              <m:ctrlPr>
                <w:rPr>
                  <w:rFonts w:ascii="Cambria Math" w:hAnsi="Cambria Math"/>
                  <w:i/>
                </w:rPr>
              </m:ctrlPr>
            </m:dPr>
            <m:e>
              <m:r>
                <w:rPr>
                  <w:rFonts w:ascii="Cambria Math" w:hAnsi="Cambria Math"/>
                </w:rPr>
                <m:t>s</m:t>
              </m:r>
            </m:e>
          </m:d>
        </m:oMath>
      </m:oMathPara>
    </w:p>
    <w:p w14:paraId="36D04CFA" w14:textId="05686AD4" w:rsidR="0062166A" w:rsidRDefault="0062166A" w:rsidP="00B37347">
      <w:pPr>
        <w:pStyle w:val="x"/>
        <w:ind w:firstLine="420"/>
        <w:jc w:val="left"/>
      </w:pPr>
      <w:r>
        <w:rPr>
          <w:rFonts w:hint="eastAsia"/>
        </w:rPr>
        <w:t>T</w:t>
      </w:r>
      <w:r>
        <w:t>(s)</w:t>
      </w:r>
      <w:r>
        <w:rPr>
          <w:rFonts w:hint="eastAsia"/>
        </w:rPr>
        <w:t>的开环伯德图如图</w:t>
      </w:r>
      <w:r>
        <w:rPr>
          <w:rFonts w:hint="eastAsia"/>
        </w:rPr>
        <w:t>2</w:t>
      </w:r>
      <w:r>
        <w:t>.14</w:t>
      </w:r>
      <w:r>
        <w:rPr>
          <w:rFonts w:hint="eastAsia"/>
        </w:rPr>
        <w:t>所示：</w:t>
      </w:r>
    </w:p>
    <w:p w14:paraId="01514E8F" w14:textId="68B9F67F" w:rsidR="0062166A" w:rsidRDefault="00C63CE5" w:rsidP="00C63CE5">
      <w:pPr>
        <w:pStyle w:val="x"/>
        <w:ind w:firstLine="420"/>
        <w:jc w:val="center"/>
      </w:pPr>
      <w:r>
        <w:rPr>
          <w:noProof/>
        </w:rPr>
        <w:lastRenderedPageBreak/>
        <w:drawing>
          <wp:inline distT="0" distB="0" distL="0" distR="0" wp14:anchorId="41325F85" wp14:editId="3EE752BD">
            <wp:extent cx="453614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8669" cy="2420696"/>
                    </a:xfrm>
                    <a:prstGeom prst="rect">
                      <a:avLst/>
                    </a:prstGeom>
                  </pic:spPr>
                </pic:pic>
              </a:graphicData>
            </a:graphic>
          </wp:inline>
        </w:drawing>
      </w:r>
    </w:p>
    <w:p w14:paraId="6E98603D" w14:textId="57F90700" w:rsidR="00C63CE5" w:rsidRDefault="007B68FE" w:rsidP="00C63CE5">
      <w:pPr>
        <w:pStyle w:val="x"/>
        <w:ind w:firstLine="420"/>
        <w:jc w:val="center"/>
      </w:pPr>
      <w:r>
        <w:rPr>
          <w:rFonts w:hint="eastAsia"/>
        </w:rPr>
        <w:t>图</w:t>
      </w:r>
      <w:r>
        <w:rPr>
          <w:rFonts w:hint="eastAsia"/>
        </w:rPr>
        <w:t>2</w:t>
      </w:r>
      <w:r>
        <w:t>.14 T(s)</w:t>
      </w:r>
      <w:r>
        <w:rPr>
          <w:rFonts w:hint="eastAsia"/>
        </w:rPr>
        <w:t>开环伯德图</w:t>
      </w:r>
    </w:p>
    <w:p w14:paraId="7F1822BF" w14:textId="55A44448" w:rsidR="007B68FE" w:rsidRPr="005E620E" w:rsidRDefault="007B68FE" w:rsidP="007B68FE">
      <w:pPr>
        <w:pStyle w:val="x"/>
        <w:ind w:firstLine="420"/>
      </w:pPr>
      <w:r>
        <w:rPr>
          <w:rFonts w:hint="eastAsia"/>
        </w:rPr>
        <w:t>可以看到开环系统</w:t>
      </w:r>
      <w:r w:rsidR="007A125F">
        <w:rPr>
          <w:rFonts w:hint="eastAsia"/>
        </w:rPr>
        <w:t>的</w:t>
      </w:r>
      <w:r>
        <w:rPr>
          <w:rFonts w:hint="eastAsia"/>
        </w:rPr>
        <w:t>截止频率</w:t>
      </w:r>
      <w:r w:rsidR="007A125F">
        <w:rPr>
          <w:rFonts w:hint="eastAsia"/>
        </w:rPr>
        <w:t>为</w:t>
      </w:r>
      <w:r>
        <w:rPr>
          <w:rFonts w:hint="eastAsia"/>
        </w:rPr>
        <w:t>2</w:t>
      </w:r>
      <w:r>
        <w:t>.5</w:t>
      </w:r>
      <w:r>
        <w:rPr>
          <w:rFonts w:hint="eastAsia"/>
        </w:rPr>
        <w:t>kHz</w:t>
      </w:r>
      <w:r w:rsidR="007A125F">
        <w:rPr>
          <w:rFonts w:hint="eastAsia"/>
        </w:rPr>
        <w:t>，相角裕度为</w:t>
      </w:r>
      <w:r w:rsidR="007A125F">
        <w:rPr>
          <w:rFonts w:hint="eastAsia"/>
        </w:rPr>
        <w:t>4</w:t>
      </w:r>
      <w:r w:rsidR="007A125F">
        <w:t>9.2</w:t>
      </w:r>
      <w:r w:rsidR="007A125F">
        <w:rPr>
          <w:rFonts w:hint="eastAsia"/>
        </w:rPr>
        <w:t>°，</w:t>
      </w:r>
      <w:r w:rsidR="005347CC">
        <w:rPr>
          <w:rFonts w:hint="eastAsia"/>
        </w:rPr>
        <w:t>低频段斜率为</w:t>
      </w:r>
      <w:r w:rsidR="005347CC">
        <w:rPr>
          <w:rFonts w:hint="eastAsia"/>
        </w:rPr>
        <w:t>-</w:t>
      </w:r>
      <w:r w:rsidR="005347CC">
        <w:t>20</w:t>
      </w:r>
      <w:r w:rsidR="005347CC">
        <w:rPr>
          <w:rFonts w:hint="eastAsia"/>
        </w:rPr>
        <w:t>dB</w:t>
      </w:r>
      <w:r w:rsidR="005347CC">
        <w:rPr>
          <w:rFonts w:hint="eastAsia"/>
        </w:rPr>
        <w:t>每十倍频程，</w:t>
      </w:r>
      <w:r w:rsidR="00CF47D2">
        <w:rPr>
          <w:rFonts w:hint="eastAsia"/>
        </w:rPr>
        <w:t>系统具有较好的动态特性，且稳态误差为</w:t>
      </w:r>
      <w:r w:rsidR="00CF47D2">
        <w:rPr>
          <w:rFonts w:hint="eastAsia"/>
        </w:rPr>
        <w:t>0</w:t>
      </w:r>
      <w:r w:rsidR="00CF47D2">
        <w:rPr>
          <w:rFonts w:hint="eastAsia"/>
        </w:rPr>
        <w:t>。</w:t>
      </w:r>
    </w:p>
    <w:p w14:paraId="66021991" w14:textId="4293564E" w:rsidR="004C63F4" w:rsidRDefault="004C63F4" w:rsidP="0062166A">
      <w:pPr>
        <w:pStyle w:val="x"/>
        <w:ind w:firstLine="420"/>
      </w:pPr>
      <w:r>
        <w:br w:type="page"/>
      </w:r>
    </w:p>
    <w:p w14:paraId="799BC8E8" w14:textId="77777777" w:rsidR="004C63F4" w:rsidRPr="000A2285" w:rsidRDefault="004C63F4" w:rsidP="004C63F4">
      <w:pPr>
        <w:pStyle w:val="x"/>
        <w:ind w:firstLine="420"/>
      </w:pPr>
    </w:p>
    <w:p w14:paraId="6877686F" w14:textId="77777777" w:rsidR="004C63F4" w:rsidRDefault="004C63F4" w:rsidP="004C63F4">
      <w:pPr>
        <w:pStyle w:val="2"/>
        <w:jc w:val="center"/>
      </w:pPr>
      <w:r>
        <w:rPr>
          <w:rFonts w:hint="eastAsia"/>
        </w:rPr>
        <w:t>参考文献</w:t>
      </w:r>
    </w:p>
    <w:p w14:paraId="47EE69C7"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rPr>
        <w:fldChar w:fldCharType="begin"/>
      </w:r>
      <w:r w:rsidRPr="007B4219">
        <w:rPr>
          <w:rFonts w:ascii="楷体" w:eastAsia="楷体" w:hAnsi="楷体"/>
        </w:rPr>
        <w:instrText xml:space="preserve"> ADDIN ZOTERO_BIBL {"uncited":[],"omitted":[],"custom":[]} CSL_BIBLIOGRAPHY </w:instrText>
      </w:r>
      <w:r w:rsidRPr="007B4219">
        <w:rPr>
          <w:rFonts w:ascii="楷体" w:eastAsia="楷体" w:hAnsi="楷体"/>
        </w:rPr>
        <w:fldChar w:fldCharType="separate"/>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w:t>
      </w:r>
      <w:r w:rsidRPr="007B4219">
        <w:rPr>
          <w:rFonts w:ascii="楷体" w:eastAsia="楷体" w:hAnsi="楷体" w:cs="Times New Roman"/>
          <w:kern w:val="0"/>
          <w:szCs w:val="24"/>
        </w:rPr>
        <w:t>]</w:t>
      </w:r>
      <w:r w:rsidRPr="007B4219">
        <w:rPr>
          <w:rFonts w:ascii="楷体" w:eastAsia="楷体" w:hAnsi="楷体" w:cs="Times New Roman"/>
          <w:kern w:val="0"/>
          <w:szCs w:val="24"/>
        </w:rPr>
        <w:tab/>
      </w:r>
      <w:r w:rsidRPr="00F908B4">
        <w:rPr>
          <w:rFonts w:ascii="Times New Roman" w:eastAsia="楷体" w:hAnsi="Times New Roman" w:cs="Times New Roman"/>
          <w:kern w:val="0"/>
          <w:szCs w:val="24"/>
        </w:rPr>
        <w:t>LC</w:t>
      </w:r>
      <w:r w:rsidRPr="007B4219">
        <w:rPr>
          <w:rFonts w:ascii="楷体" w:eastAsia="楷体" w:hAnsi="楷体" w:cs="Times New Roman"/>
          <w:kern w:val="0"/>
          <w:szCs w:val="24"/>
        </w:rPr>
        <w:t>滤波的三相桥式整流电路网侧谐波分析_裴云庆.</w:t>
      </w:r>
      <w:r w:rsidRPr="00F908B4">
        <w:rPr>
          <w:rFonts w:ascii="Times New Roman" w:eastAsia="楷体" w:hAnsi="Times New Roman" w:cs="Times New Roman"/>
          <w:kern w:val="0"/>
          <w:szCs w:val="24"/>
        </w:rPr>
        <w:t>pdf</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M</w:t>
      </w:r>
      <w:r w:rsidRPr="007B4219">
        <w:rPr>
          <w:rFonts w:ascii="楷体" w:eastAsia="楷体" w:hAnsi="楷体" w:cs="Times New Roman"/>
          <w:kern w:val="0"/>
          <w:szCs w:val="24"/>
        </w:rPr>
        <w:t>].</w:t>
      </w:r>
    </w:p>
    <w:p w14:paraId="205CD003"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2</w:t>
      </w:r>
      <w:r w:rsidRPr="007B4219">
        <w:rPr>
          <w:rFonts w:ascii="楷体" w:eastAsia="楷体" w:hAnsi="楷体" w:cs="Times New Roman"/>
          <w:kern w:val="0"/>
          <w:szCs w:val="24"/>
        </w:rPr>
        <w:t>]</w:t>
      </w:r>
      <w:r w:rsidRPr="007B4219">
        <w:rPr>
          <w:rFonts w:ascii="楷体" w:eastAsia="楷体" w:hAnsi="楷体" w:cs="Times New Roman"/>
          <w:kern w:val="0"/>
          <w:szCs w:val="24"/>
        </w:rPr>
        <w:tab/>
        <w:t xml:space="preserve">王开艳, 王春芳, 张玲丽. </w:t>
      </w:r>
      <w:r w:rsidRPr="00F908B4">
        <w:rPr>
          <w:rFonts w:ascii="Times New Roman" w:eastAsia="楷体" w:hAnsi="Times New Roman" w:cs="Times New Roman"/>
          <w:kern w:val="0"/>
          <w:szCs w:val="24"/>
        </w:rPr>
        <w:t>CCM</w:t>
      </w:r>
      <w:r w:rsidRPr="007B4219">
        <w:rPr>
          <w:rFonts w:ascii="楷体" w:eastAsia="楷体" w:hAnsi="楷体" w:cs="Times New Roman"/>
          <w:kern w:val="0"/>
          <w:szCs w:val="24"/>
        </w:rPr>
        <w:t>和</w:t>
      </w:r>
      <w:r w:rsidRPr="00F908B4">
        <w:rPr>
          <w:rFonts w:ascii="Times New Roman" w:eastAsia="楷体" w:hAnsi="Times New Roman" w:cs="Times New Roman"/>
          <w:kern w:val="0"/>
          <w:szCs w:val="24"/>
        </w:rPr>
        <w:t>DCM</w:t>
      </w:r>
      <w:r w:rsidRPr="007B4219">
        <w:rPr>
          <w:rFonts w:ascii="楷体" w:eastAsia="楷体" w:hAnsi="楷体" w:cs="Times New Roman"/>
          <w:kern w:val="0"/>
          <w:szCs w:val="24"/>
        </w:rPr>
        <w:t>模式</w:t>
      </w:r>
      <w:r w:rsidRPr="00F908B4">
        <w:rPr>
          <w:rFonts w:ascii="Times New Roman" w:eastAsia="楷体" w:hAnsi="Times New Roman" w:cs="Times New Roman"/>
          <w:kern w:val="0"/>
          <w:szCs w:val="24"/>
        </w:rPr>
        <w:t>Buck</w:t>
      </w:r>
      <w:r w:rsidRPr="007B4219">
        <w:rPr>
          <w:rFonts w:ascii="楷体" w:eastAsia="楷体" w:hAnsi="楷体" w:cs="Times New Roman"/>
          <w:kern w:val="0"/>
          <w:szCs w:val="24"/>
        </w:rPr>
        <w:t>变换器建模与混沌现象仿真[</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 xml:space="preserve">]. 系统仿真学报, </w:t>
      </w:r>
      <w:r w:rsidRPr="00F908B4">
        <w:rPr>
          <w:rFonts w:ascii="Times New Roman" w:eastAsia="楷体" w:hAnsi="Times New Roman" w:cs="Times New Roman"/>
          <w:kern w:val="0"/>
          <w:szCs w:val="24"/>
        </w:rPr>
        <w:t>2008</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14</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3881</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3884</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3887</w:t>
      </w:r>
      <w:r w:rsidRPr="007B4219">
        <w:rPr>
          <w:rFonts w:ascii="楷体" w:eastAsia="楷体" w:hAnsi="楷体" w:cs="Times New Roman"/>
          <w:kern w:val="0"/>
          <w:szCs w:val="24"/>
        </w:rPr>
        <w:t>.</w:t>
      </w:r>
    </w:p>
    <w:p w14:paraId="23A4B8F7"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3</w:t>
      </w:r>
      <w:r w:rsidRPr="007B4219">
        <w:rPr>
          <w:rFonts w:ascii="楷体" w:eastAsia="楷体" w:hAnsi="楷体" w:cs="Times New Roman"/>
          <w:kern w:val="0"/>
          <w:szCs w:val="24"/>
        </w:rPr>
        <w:t>]</w:t>
      </w:r>
      <w:r w:rsidRPr="007B4219">
        <w:rPr>
          <w:rFonts w:ascii="楷体" w:eastAsia="楷体" w:hAnsi="楷体" w:cs="Times New Roman"/>
          <w:kern w:val="0"/>
          <w:szCs w:val="24"/>
        </w:rPr>
        <w:tab/>
        <w:t>李娜. 交错并联</w:t>
      </w:r>
      <w:r w:rsidRPr="00F908B4">
        <w:rPr>
          <w:rFonts w:ascii="Times New Roman" w:eastAsia="楷体" w:hAnsi="Times New Roman" w:cs="Times New Roman"/>
          <w:kern w:val="0"/>
          <w:szCs w:val="24"/>
        </w:rPr>
        <w:t>BUCK</w:t>
      </w:r>
      <w:r w:rsidRPr="007B4219">
        <w:rPr>
          <w:rFonts w:ascii="楷体" w:eastAsia="楷体" w:hAnsi="楷体" w:cs="Times New Roman"/>
          <w:kern w:val="0"/>
          <w:szCs w:val="24"/>
        </w:rPr>
        <w:t>变换器的仿真研究[</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OL</w:t>
      </w:r>
      <w:r w:rsidRPr="007B4219">
        <w:rPr>
          <w:rFonts w:ascii="楷体" w:eastAsia="楷体" w:hAnsi="楷体" w:cs="Times New Roman"/>
          <w:kern w:val="0"/>
          <w:szCs w:val="24"/>
        </w:rPr>
        <w:t xml:space="preserve">]. 现代信息科技, </w:t>
      </w:r>
      <w:r w:rsidRPr="00F908B4">
        <w:rPr>
          <w:rFonts w:ascii="Times New Roman" w:eastAsia="楷体" w:hAnsi="Times New Roman" w:cs="Times New Roman"/>
          <w:kern w:val="0"/>
          <w:szCs w:val="24"/>
        </w:rPr>
        <w:t>2022</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11</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66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68</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72</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https</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doi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org</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19850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cnki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2096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4706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2022</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011</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017</w:t>
      </w:r>
      <w:r w:rsidRPr="007B4219">
        <w:rPr>
          <w:rFonts w:ascii="楷体" w:eastAsia="楷体" w:hAnsi="楷体" w:cs="Times New Roman"/>
          <w:kern w:val="0"/>
          <w:szCs w:val="24"/>
        </w:rPr>
        <w:t>.</w:t>
      </w:r>
    </w:p>
    <w:p w14:paraId="0158A637"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4</w:t>
      </w:r>
      <w:r w:rsidRPr="007B4219">
        <w:rPr>
          <w:rFonts w:ascii="楷体" w:eastAsia="楷体" w:hAnsi="楷体" w:cs="Times New Roman"/>
          <w:kern w:val="0"/>
          <w:szCs w:val="24"/>
        </w:rPr>
        <w:t>]</w:t>
      </w:r>
      <w:r w:rsidRPr="007B4219">
        <w:rPr>
          <w:rFonts w:ascii="楷体" w:eastAsia="楷体" w:hAnsi="楷体" w:cs="Times New Roman"/>
          <w:kern w:val="0"/>
          <w:szCs w:val="24"/>
        </w:rPr>
        <w:tab/>
        <w:t>交错并联</w:t>
      </w:r>
      <w:r w:rsidRPr="00F908B4">
        <w:rPr>
          <w:rFonts w:ascii="Times New Roman" w:eastAsia="楷体" w:hAnsi="Times New Roman" w:cs="Times New Roman"/>
          <w:kern w:val="0"/>
          <w:szCs w:val="24"/>
        </w:rPr>
        <w:t>Buck</w:t>
      </w:r>
      <w:r w:rsidRPr="007B4219">
        <w:rPr>
          <w:rFonts w:ascii="楷体" w:eastAsia="楷体" w:hAnsi="楷体" w:cs="Times New Roman"/>
          <w:kern w:val="0"/>
          <w:szCs w:val="24"/>
        </w:rPr>
        <w:t>变换器设计及仿真分析_李冬.</w:t>
      </w:r>
      <w:r w:rsidRPr="00F908B4">
        <w:rPr>
          <w:rFonts w:ascii="Times New Roman" w:eastAsia="楷体" w:hAnsi="Times New Roman" w:cs="Times New Roman"/>
          <w:kern w:val="0"/>
          <w:szCs w:val="24"/>
        </w:rPr>
        <w:t>pdf</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M</w:t>
      </w:r>
      <w:r w:rsidRPr="007B4219">
        <w:rPr>
          <w:rFonts w:ascii="楷体" w:eastAsia="楷体" w:hAnsi="楷体" w:cs="Times New Roman"/>
          <w:kern w:val="0"/>
          <w:szCs w:val="24"/>
        </w:rPr>
        <w:t>].</w:t>
      </w:r>
    </w:p>
    <w:p w14:paraId="40ED2E39"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5</w:t>
      </w:r>
      <w:r w:rsidRPr="007B4219">
        <w:rPr>
          <w:rFonts w:ascii="楷体" w:eastAsia="楷体" w:hAnsi="楷体" w:cs="Times New Roman"/>
          <w:kern w:val="0"/>
          <w:szCs w:val="24"/>
        </w:rPr>
        <w:t>]</w:t>
      </w:r>
      <w:r w:rsidRPr="007B4219">
        <w:rPr>
          <w:rFonts w:ascii="楷体" w:eastAsia="楷体" w:hAnsi="楷体" w:cs="Times New Roman"/>
          <w:kern w:val="0"/>
          <w:szCs w:val="24"/>
        </w:rPr>
        <w:tab/>
        <w:t>孙铁成, 郭超, 娜仁图亚, 等. 具有移相控制的</w:t>
      </w:r>
      <w:r w:rsidRPr="00F908B4">
        <w:rPr>
          <w:rFonts w:ascii="Times New Roman" w:eastAsia="楷体" w:hAnsi="Times New Roman" w:cs="Times New Roman"/>
          <w:kern w:val="0"/>
          <w:szCs w:val="24"/>
        </w:rPr>
        <w:t>ZVS</w:t>
      </w:r>
      <w:r w:rsidRPr="007B4219">
        <w:rPr>
          <w:rFonts w:ascii="楷体" w:eastAsia="楷体" w:hAnsi="楷体" w:cs="Times New Roman"/>
          <w:kern w:val="0"/>
          <w:szCs w:val="24"/>
        </w:rPr>
        <w:t>全桥</w:t>
      </w:r>
      <w:r w:rsidRPr="00F908B4">
        <w:rPr>
          <w:rFonts w:ascii="Times New Roman" w:eastAsia="楷体" w:hAnsi="Times New Roman" w:cs="Times New Roman"/>
          <w:kern w:val="0"/>
          <w:szCs w:val="24"/>
        </w:rPr>
        <w:t>DC</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DC</w:t>
      </w:r>
      <w:r w:rsidRPr="007B4219">
        <w:rPr>
          <w:rFonts w:ascii="楷体" w:eastAsia="楷体" w:hAnsi="楷体" w:cs="Times New Roman"/>
          <w:kern w:val="0"/>
          <w:szCs w:val="24"/>
        </w:rPr>
        <w:t>斩波变换器[</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OL</w:t>
      </w:r>
      <w:r w:rsidRPr="007B4219">
        <w:rPr>
          <w:rFonts w:ascii="楷体" w:eastAsia="楷体" w:hAnsi="楷体" w:cs="Times New Roman"/>
          <w:kern w:val="0"/>
          <w:szCs w:val="24"/>
        </w:rPr>
        <w:t xml:space="preserve">]. 电工技术学报, </w:t>
      </w:r>
      <w:r w:rsidRPr="00F908B4">
        <w:rPr>
          <w:rFonts w:ascii="Times New Roman" w:eastAsia="楷体" w:hAnsi="Times New Roman" w:cs="Times New Roman"/>
          <w:kern w:val="0"/>
          <w:szCs w:val="24"/>
        </w:rPr>
        <w:t>2014</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29</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12</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66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72</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https</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doi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org</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19595</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cnki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1000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6753</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tces</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2014</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12</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009</w:t>
      </w:r>
      <w:r w:rsidRPr="007B4219">
        <w:rPr>
          <w:rFonts w:ascii="楷体" w:eastAsia="楷体" w:hAnsi="楷体" w:cs="Times New Roman"/>
          <w:kern w:val="0"/>
          <w:szCs w:val="24"/>
        </w:rPr>
        <w:t>.</w:t>
      </w:r>
    </w:p>
    <w:p w14:paraId="66131AEB"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6</w:t>
      </w:r>
      <w:r w:rsidRPr="007B4219">
        <w:rPr>
          <w:rFonts w:ascii="楷体" w:eastAsia="楷体" w:hAnsi="楷体" w:cs="Times New Roman"/>
          <w:kern w:val="0"/>
          <w:szCs w:val="24"/>
        </w:rPr>
        <w:t>]</w:t>
      </w:r>
      <w:r w:rsidRPr="007B4219">
        <w:rPr>
          <w:rFonts w:ascii="楷体" w:eastAsia="楷体" w:hAnsi="楷体" w:cs="Times New Roman"/>
          <w:kern w:val="0"/>
          <w:szCs w:val="24"/>
        </w:rPr>
        <w:tab/>
        <w:t>杜超, 郭维, 曾明高, 等. 机车动力蓄电池充电机用三电平</w:t>
      </w:r>
      <w:r w:rsidRPr="00F908B4">
        <w:rPr>
          <w:rFonts w:ascii="Times New Roman" w:eastAsia="楷体" w:hAnsi="Times New Roman" w:cs="Times New Roman"/>
          <w:kern w:val="0"/>
          <w:szCs w:val="24"/>
        </w:rPr>
        <w:t>Buck</w:t>
      </w:r>
      <w:r w:rsidRPr="007B4219">
        <w:rPr>
          <w:rFonts w:ascii="楷体" w:eastAsia="楷体" w:hAnsi="楷体" w:cs="Times New Roman"/>
          <w:kern w:val="0"/>
          <w:szCs w:val="24"/>
        </w:rPr>
        <w:t>变换器建模及其控制系统设计[</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OL</w:t>
      </w:r>
      <w:r w:rsidRPr="007B4219">
        <w:rPr>
          <w:rFonts w:ascii="楷体" w:eastAsia="楷体" w:hAnsi="楷体" w:cs="Times New Roman"/>
          <w:kern w:val="0"/>
          <w:szCs w:val="24"/>
        </w:rPr>
        <w:t xml:space="preserve">]. 控制与信息技术, </w:t>
      </w:r>
      <w:r w:rsidRPr="00F908B4">
        <w:rPr>
          <w:rFonts w:ascii="Times New Roman" w:eastAsia="楷体" w:hAnsi="Times New Roman" w:cs="Times New Roman"/>
          <w:kern w:val="0"/>
          <w:szCs w:val="24"/>
        </w:rPr>
        <w:t>2021</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3</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81</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87</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https</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doi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org</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13889</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issn</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2096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5427</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2021</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03</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014</w:t>
      </w:r>
      <w:r w:rsidRPr="007B4219">
        <w:rPr>
          <w:rFonts w:ascii="楷体" w:eastAsia="楷体" w:hAnsi="楷体" w:cs="Times New Roman"/>
          <w:kern w:val="0"/>
          <w:szCs w:val="24"/>
        </w:rPr>
        <w:t>.</w:t>
      </w:r>
    </w:p>
    <w:p w14:paraId="05FCA95A"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7</w:t>
      </w:r>
      <w:r w:rsidRPr="007B4219">
        <w:rPr>
          <w:rFonts w:ascii="楷体" w:eastAsia="楷体" w:hAnsi="楷体" w:cs="Times New Roman"/>
          <w:kern w:val="0"/>
          <w:szCs w:val="24"/>
        </w:rPr>
        <w:t>]</w:t>
      </w:r>
      <w:r w:rsidRPr="007B4219">
        <w:rPr>
          <w:rFonts w:ascii="楷体" w:eastAsia="楷体" w:hAnsi="楷体" w:cs="Times New Roman"/>
          <w:kern w:val="0"/>
          <w:szCs w:val="24"/>
        </w:rPr>
        <w:tab/>
        <w:t>古龙瑞, 刘彦呈, 张勤进, 等. 非理想</w:t>
      </w:r>
      <w:r w:rsidRPr="00F908B4">
        <w:rPr>
          <w:rFonts w:ascii="Times New Roman" w:eastAsia="楷体" w:hAnsi="Times New Roman" w:cs="Times New Roman"/>
          <w:kern w:val="0"/>
          <w:szCs w:val="24"/>
        </w:rPr>
        <w:t>Buck</w:t>
      </w:r>
      <w:r w:rsidRPr="007B4219">
        <w:rPr>
          <w:rFonts w:ascii="楷体" w:eastAsia="楷体" w:hAnsi="楷体" w:cs="Times New Roman"/>
          <w:kern w:val="0"/>
          <w:szCs w:val="24"/>
        </w:rPr>
        <w:t>变换器的分析与设计[</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 xml:space="preserve">]. 电力系统及其自动化学报, </w:t>
      </w:r>
      <w:r w:rsidRPr="00F908B4">
        <w:rPr>
          <w:rFonts w:ascii="Times New Roman" w:eastAsia="楷体" w:hAnsi="Times New Roman" w:cs="Times New Roman"/>
          <w:kern w:val="0"/>
          <w:szCs w:val="24"/>
        </w:rPr>
        <w:t>2017</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29</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12</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126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129</w:t>
      </w:r>
      <w:r w:rsidRPr="007B4219">
        <w:rPr>
          <w:rFonts w:ascii="楷体" w:eastAsia="楷体" w:hAnsi="楷体" w:cs="Times New Roman"/>
          <w:kern w:val="0"/>
          <w:szCs w:val="24"/>
        </w:rPr>
        <w:t>.</w:t>
      </w:r>
    </w:p>
    <w:p w14:paraId="48F99E76"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8</w:t>
      </w:r>
      <w:r w:rsidRPr="007B4219">
        <w:rPr>
          <w:rFonts w:ascii="楷体" w:eastAsia="楷体" w:hAnsi="楷体" w:cs="Times New Roman"/>
          <w:kern w:val="0"/>
          <w:szCs w:val="24"/>
        </w:rPr>
        <w:t>]</w:t>
      </w:r>
      <w:r w:rsidRPr="007B4219">
        <w:rPr>
          <w:rFonts w:ascii="楷体" w:eastAsia="楷体" w:hAnsi="楷体" w:cs="Times New Roman"/>
          <w:kern w:val="0"/>
          <w:szCs w:val="24"/>
        </w:rPr>
        <w:tab/>
        <w:t>蒋皓, 金科. 数字控制电压调整器模块的建模分析[</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OL</w:t>
      </w:r>
      <w:r w:rsidRPr="007B4219">
        <w:rPr>
          <w:rFonts w:ascii="楷体" w:eastAsia="楷体" w:hAnsi="楷体" w:cs="Times New Roman"/>
          <w:kern w:val="0"/>
          <w:szCs w:val="24"/>
        </w:rPr>
        <w:t xml:space="preserve">]. 电工技术学报, </w:t>
      </w:r>
      <w:r w:rsidRPr="00F908B4">
        <w:rPr>
          <w:rFonts w:ascii="Times New Roman" w:eastAsia="楷体" w:hAnsi="Times New Roman" w:cs="Times New Roman"/>
          <w:kern w:val="0"/>
          <w:szCs w:val="24"/>
        </w:rPr>
        <w:t>2014</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29</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12</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42</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49</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https</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doi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org</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19595</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cnki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1000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6753</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tces</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2014</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12</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006</w:t>
      </w:r>
      <w:r w:rsidRPr="007B4219">
        <w:rPr>
          <w:rFonts w:ascii="楷体" w:eastAsia="楷体" w:hAnsi="楷体" w:cs="Times New Roman"/>
          <w:kern w:val="0"/>
          <w:szCs w:val="24"/>
        </w:rPr>
        <w:t>.</w:t>
      </w:r>
    </w:p>
    <w:p w14:paraId="2B40FA9F"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9</w:t>
      </w:r>
      <w:r w:rsidRPr="007B4219">
        <w:rPr>
          <w:rFonts w:ascii="楷体" w:eastAsia="楷体" w:hAnsi="楷体" w:cs="Times New Roman"/>
          <w:kern w:val="0"/>
          <w:szCs w:val="24"/>
        </w:rPr>
        <w:t>]</w:t>
      </w:r>
      <w:r w:rsidRPr="007B4219">
        <w:rPr>
          <w:rFonts w:ascii="楷体" w:eastAsia="楷体" w:hAnsi="楷体" w:cs="Times New Roman"/>
          <w:kern w:val="0"/>
          <w:szCs w:val="24"/>
        </w:rPr>
        <w:tab/>
        <w:t>李艳丽, 冯全源. 电压模式</w:t>
      </w:r>
      <w:r w:rsidRPr="00F908B4">
        <w:rPr>
          <w:rFonts w:ascii="Times New Roman" w:eastAsia="楷体" w:hAnsi="Times New Roman" w:cs="Times New Roman"/>
          <w:kern w:val="0"/>
          <w:szCs w:val="24"/>
        </w:rPr>
        <w:t>Buck</w:t>
      </w:r>
      <w:r w:rsidRPr="007B4219">
        <w:rPr>
          <w:rFonts w:ascii="楷体" w:eastAsia="楷体" w:hAnsi="楷体" w:cs="Times New Roman"/>
          <w:kern w:val="0"/>
          <w:szCs w:val="24"/>
        </w:rPr>
        <w:t>变换器</w:t>
      </w:r>
      <w:r w:rsidRPr="00F908B4">
        <w:rPr>
          <w:rFonts w:ascii="Times New Roman" w:eastAsia="楷体" w:hAnsi="Times New Roman" w:cs="Times New Roman"/>
          <w:kern w:val="0"/>
          <w:szCs w:val="24"/>
        </w:rPr>
        <w:t>type</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3A</w:t>
      </w:r>
      <w:r w:rsidRPr="007B4219">
        <w:rPr>
          <w:rFonts w:ascii="楷体" w:eastAsia="楷体" w:hAnsi="楷体" w:cs="Times New Roman"/>
          <w:kern w:val="0"/>
          <w:szCs w:val="24"/>
        </w:rPr>
        <w:t>型补偿器的研究[</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OL</w:t>
      </w:r>
      <w:r w:rsidRPr="007B4219">
        <w:rPr>
          <w:rFonts w:ascii="楷体" w:eastAsia="楷体" w:hAnsi="楷体" w:cs="Times New Roman"/>
          <w:kern w:val="0"/>
          <w:szCs w:val="24"/>
        </w:rPr>
        <w:t xml:space="preserve">]. 微电子学与计算机, </w:t>
      </w:r>
      <w:r w:rsidRPr="00F908B4">
        <w:rPr>
          <w:rFonts w:ascii="Times New Roman" w:eastAsia="楷体" w:hAnsi="Times New Roman" w:cs="Times New Roman"/>
          <w:kern w:val="0"/>
          <w:szCs w:val="24"/>
        </w:rPr>
        <w:t>2014</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31</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12</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136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139</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https</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doi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org</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19304</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cnki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issn1000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7180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2014</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12</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030</w:t>
      </w:r>
      <w:r w:rsidRPr="007B4219">
        <w:rPr>
          <w:rFonts w:ascii="楷体" w:eastAsia="楷体" w:hAnsi="楷体" w:cs="Times New Roman"/>
          <w:kern w:val="0"/>
          <w:szCs w:val="24"/>
        </w:rPr>
        <w:t>.</w:t>
      </w:r>
    </w:p>
    <w:p w14:paraId="76DB72DC"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w:t>
      </w:r>
      <w:r w:rsidRPr="007B4219">
        <w:rPr>
          <w:rFonts w:ascii="楷体" w:eastAsia="楷体" w:hAnsi="楷体" w:cs="Times New Roman"/>
          <w:kern w:val="0"/>
          <w:szCs w:val="24"/>
        </w:rPr>
        <w:t>]</w:t>
      </w:r>
      <w:r w:rsidRPr="007B4219">
        <w:rPr>
          <w:rFonts w:ascii="楷体" w:eastAsia="楷体" w:hAnsi="楷体" w:cs="Times New Roman"/>
          <w:kern w:val="0"/>
          <w:szCs w:val="24"/>
        </w:rPr>
        <w:tab/>
        <w:t>欧煌, 肖岚. 电流模式控制半桥</w:t>
      </w:r>
      <w:r w:rsidRPr="00F908B4">
        <w:rPr>
          <w:rFonts w:ascii="Times New Roman" w:eastAsia="楷体" w:hAnsi="Times New Roman" w:cs="Times New Roman"/>
          <w:kern w:val="0"/>
          <w:szCs w:val="24"/>
        </w:rPr>
        <w:t>DC</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DC</w:t>
      </w:r>
      <w:r w:rsidRPr="007B4219">
        <w:rPr>
          <w:rFonts w:ascii="楷体" w:eastAsia="楷体" w:hAnsi="楷体" w:cs="Times New Roman"/>
          <w:kern w:val="0"/>
          <w:szCs w:val="24"/>
        </w:rPr>
        <w:t>变换器建模与设计[</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 xml:space="preserve">]. 电力电子技术, </w:t>
      </w:r>
      <w:r w:rsidRPr="00F908B4">
        <w:rPr>
          <w:rFonts w:ascii="Times New Roman" w:eastAsia="楷体" w:hAnsi="Times New Roman" w:cs="Times New Roman"/>
          <w:kern w:val="0"/>
          <w:szCs w:val="24"/>
        </w:rPr>
        <w:t>2017</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51</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3</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30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32</w:t>
      </w:r>
      <w:r w:rsidRPr="007B4219">
        <w:rPr>
          <w:rFonts w:ascii="楷体" w:eastAsia="楷体" w:hAnsi="楷体" w:cs="Times New Roman"/>
          <w:kern w:val="0"/>
          <w:szCs w:val="24"/>
        </w:rPr>
        <w:t>.</w:t>
      </w:r>
    </w:p>
    <w:p w14:paraId="5BD25E9A" w14:textId="77777777" w:rsidR="004C63F4" w:rsidRPr="007B4219" w:rsidRDefault="004C63F4" w:rsidP="004C63F4">
      <w:pPr>
        <w:pStyle w:val="aa"/>
        <w:ind w:firstLine="643"/>
        <w:rPr>
          <w:rFonts w:ascii="楷体" w:eastAsia="楷体" w:hAnsi="楷体" w:cs="Times New Roman"/>
          <w:kern w:val="0"/>
          <w:szCs w:val="24"/>
        </w:rPr>
      </w:pPr>
      <w:r w:rsidRPr="007B4219">
        <w:rPr>
          <w:rFonts w:ascii="楷体" w:eastAsia="楷体" w:hAnsi="楷体" w:cs="Times New Roman"/>
          <w:kern w:val="0"/>
          <w:szCs w:val="24"/>
        </w:rPr>
        <w:t>[</w:t>
      </w:r>
      <w:r w:rsidRPr="00F908B4">
        <w:rPr>
          <w:rFonts w:ascii="Times New Roman" w:eastAsia="楷体" w:hAnsi="Times New Roman" w:cs="Times New Roman"/>
          <w:kern w:val="0"/>
          <w:szCs w:val="24"/>
        </w:rPr>
        <w:t>11</w:t>
      </w:r>
      <w:r w:rsidRPr="007B4219">
        <w:rPr>
          <w:rFonts w:ascii="楷体" w:eastAsia="楷体" w:hAnsi="楷体" w:cs="Times New Roman"/>
          <w:kern w:val="0"/>
          <w:szCs w:val="24"/>
        </w:rPr>
        <w:t>]</w:t>
      </w:r>
      <w:r w:rsidRPr="007B4219">
        <w:rPr>
          <w:rFonts w:ascii="楷体" w:eastAsia="楷体" w:hAnsi="楷体" w:cs="Times New Roman"/>
          <w:kern w:val="0"/>
          <w:szCs w:val="24"/>
        </w:rPr>
        <w:tab/>
      </w:r>
      <w:r w:rsidRPr="00F908B4">
        <w:rPr>
          <w:rFonts w:ascii="Times New Roman" w:eastAsia="楷体" w:hAnsi="Times New Roman" w:cs="Times New Roman"/>
          <w:kern w:val="0"/>
          <w:szCs w:val="24"/>
        </w:rPr>
        <w:t>MEHRASA</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M</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POURESMAEIL</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E</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TAHERI</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S</w:t>
      </w:r>
      <w:r w:rsidRPr="007B4219">
        <w:rPr>
          <w:rFonts w:ascii="楷体" w:eastAsia="楷体" w:hAnsi="楷体" w:cs="Times New Roman"/>
          <w:kern w:val="0"/>
          <w:szCs w:val="24"/>
        </w:rPr>
        <w:t xml:space="preserve">, 等. </w:t>
      </w:r>
      <w:r w:rsidRPr="00F908B4">
        <w:rPr>
          <w:rFonts w:ascii="Times New Roman" w:eastAsia="楷体" w:hAnsi="Times New Roman" w:cs="Times New Roman"/>
          <w:kern w:val="0"/>
          <w:szCs w:val="24"/>
        </w:rPr>
        <w:t>Novel</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Control</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Strategy</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for</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Modular</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Multilevel</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Converters</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Based</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on</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Differential</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Flatness</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Theory</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J</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OL</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IEEE</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Journal</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of</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Emerging</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and</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Selected</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Topics</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in</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Power</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Electronics</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2018</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6</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888</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897</w:t>
      </w:r>
      <w:r w:rsidRPr="007B4219">
        <w:rPr>
          <w:rFonts w:ascii="楷体" w:eastAsia="楷体" w:hAnsi="楷体" w:cs="Times New Roman"/>
          <w:kern w:val="0"/>
          <w:szCs w:val="24"/>
        </w:rPr>
        <w:t xml:space="preserve">. </w:t>
      </w:r>
      <w:r w:rsidRPr="00F908B4">
        <w:rPr>
          <w:rFonts w:ascii="Times New Roman" w:eastAsia="楷体" w:hAnsi="Times New Roman" w:cs="Times New Roman"/>
          <w:kern w:val="0"/>
          <w:szCs w:val="24"/>
        </w:rPr>
        <w:t>https</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doi</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org</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10</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1109</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JESTPE</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2017</w:t>
      </w:r>
      <w:r w:rsidRPr="007B4219">
        <w:rPr>
          <w:rFonts w:ascii="楷体" w:eastAsia="楷体" w:hAnsi="楷体" w:cs="Times New Roman"/>
          <w:kern w:val="0"/>
          <w:szCs w:val="24"/>
        </w:rPr>
        <w:t>.</w:t>
      </w:r>
      <w:r w:rsidRPr="00F908B4">
        <w:rPr>
          <w:rFonts w:ascii="Times New Roman" w:eastAsia="楷体" w:hAnsi="Times New Roman" w:cs="Times New Roman"/>
          <w:kern w:val="0"/>
          <w:szCs w:val="24"/>
        </w:rPr>
        <w:t>2766047</w:t>
      </w:r>
      <w:r w:rsidRPr="007B4219">
        <w:rPr>
          <w:rFonts w:ascii="楷体" w:eastAsia="楷体" w:hAnsi="楷体" w:cs="Times New Roman"/>
          <w:kern w:val="0"/>
          <w:szCs w:val="24"/>
        </w:rPr>
        <w:t>.</w:t>
      </w:r>
    </w:p>
    <w:p w14:paraId="30841D60" w14:textId="77777777" w:rsidR="004C63F4" w:rsidRDefault="004C63F4" w:rsidP="004C63F4">
      <w:pPr>
        <w:pStyle w:val="x"/>
        <w:ind w:firstLineChars="0" w:firstLine="0"/>
      </w:pPr>
      <w:r w:rsidRPr="007B4219">
        <w:rPr>
          <w:rFonts w:ascii="楷体" w:hAnsi="楷体"/>
        </w:rPr>
        <w:fldChar w:fldCharType="end"/>
      </w:r>
    </w:p>
    <w:p w14:paraId="6600CA81" w14:textId="77777777" w:rsidR="00023EFE" w:rsidRDefault="00023EFE"/>
    <w:sectPr w:rsidR="00023EF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熊 磊" w:date="2022-11-26T09:46:00Z" w:initials="熊">
    <w:p w14:paraId="26D4622E" w14:textId="383A422B" w:rsidR="007B296E" w:rsidRDefault="007B296E">
      <w:pPr>
        <w:pStyle w:val="af0"/>
      </w:pPr>
      <w:r>
        <w:rPr>
          <w:rStyle w:val="af"/>
        </w:rPr>
        <w:annotationRef/>
      </w:r>
      <w:r w:rsidR="00BC41E1">
        <w:rPr>
          <w:rFonts w:hint="eastAsia"/>
          <w:noProof/>
        </w:rPr>
        <w:t>删除</w:t>
      </w:r>
    </w:p>
  </w:comment>
  <w:comment w:id="4" w:author="熊 磊" w:date="2022-10-12T15:29:00Z" w:initials="熊">
    <w:p w14:paraId="4880C676" w14:textId="7845F0B7" w:rsidR="0031068E" w:rsidRDefault="0031068E">
      <w:pPr>
        <w:pStyle w:val="af0"/>
      </w:pPr>
      <w:r>
        <w:rPr>
          <w:rStyle w:val="af"/>
        </w:rPr>
        <w:annotationRef/>
      </w:r>
      <w:r>
        <w:rPr>
          <w:rFonts w:hint="eastAsia"/>
        </w:rPr>
        <w:t>电容平均方程有问题！！！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D4622E" w15:done="0"/>
  <w15:commentEx w15:paraId="4880C67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C5EFB" w16cex:dateUtc="2022-11-26T01:46:00Z"/>
  <w16cex:commentExtensible w16cex:durableId="26F15BC2" w16cex:dateUtc="2022-10-12T07: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D4622E" w16cid:durableId="272C5EFB"/>
  <w16cid:commentId w16cid:paraId="4880C676" w16cid:durableId="26F15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2BB2B" w14:textId="77777777" w:rsidR="00157E3D" w:rsidRDefault="00157E3D" w:rsidP="004C63F4">
      <w:r>
        <w:separator/>
      </w:r>
    </w:p>
  </w:endnote>
  <w:endnote w:type="continuationSeparator" w:id="0">
    <w:p w14:paraId="6170E35A" w14:textId="77777777" w:rsidR="00157E3D" w:rsidRDefault="00157E3D" w:rsidP="004C63F4">
      <w:r>
        <w:continuationSeparator/>
      </w:r>
    </w:p>
  </w:endnote>
  <w:endnote w:type="continuationNotice" w:id="1">
    <w:p w14:paraId="126AD58C" w14:textId="77777777" w:rsidR="00157E3D" w:rsidRDefault="00157E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EA1A5" w14:textId="77777777" w:rsidR="00157E3D" w:rsidRDefault="00157E3D" w:rsidP="004C63F4">
      <w:r>
        <w:separator/>
      </w:r>
    </w:p>
  </w:footnote>
  <w:footnote w:type="continuationSeparator" w:id="0">
    <w:p w14:paraId="50A89630" w14:textId="77777777" w:rsidR="00157E3D" w:rsidRDefault="00157E3D" w:rsidP="004C63F4">
      <w:r>
        <w:continuationSeparator/>
      </w:r>
    </w:p>
  </w:footnote>
  <w:footnote w:type="continuationNotice" w:id="1">
    <w:p w14:paraId="2347D5FF" w14:textId="77777777" w:rsidR="00157E3D" w:rsidRDefault="00157E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40C7E"/>
    <w:multiLevelType w:val="hybridMultilevel"/>
    <w:tmpl w:val="89867382"/>
    <w:lvl w:ilvl="0" w:tplc="ADB46EAA">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97415F"/>
    <w:multiLevelType w:val="hybridMultilevel"/>
    <w:tmpl w:val="4476CD38"/>
    <w:lvl w:ilvl="0" w:tplc="0409000F">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23647643"/>
    <w:multiLevelType w:val="hybridMultilevel"/>
    <w:tmpl w:val="91447A3E"/>
    <w:lvl w:ilvl="0" w:tplc="04090013">
      <w:start w:val="1"/>
      <w:numFmt w:val="chineseCountingThousand"/>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 w15:restartNumberingAfterBreak="0">
    <w:nsid w:val="26136547"/>
    <w:multiLevelType w:val="hybridMultilevel"/>
    <w:tmpl w:val="5FF260E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9747A84"/>
    <w:multiLevelType w:val="hybridMultilevel"/>
    <w:tmpl w:val="479693C8"/>
    <w:lvl w:ilvl="0" w:tplc="04090019">
      <w:start w:val="1"/>
      <w:numFmt w:val="lowerLetter"/>
      <w:lvlText w:val="%1)"/>
      <w:lvlJc w:val="left"/>
      <w:pPr>
        <w:ind w:left="618" w:hanging="420"/>
      </w:p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5" w15:restartNumberingAfterBreak="0">
    <w:nsid w:val="389E33B2"/>
    <w:multiLevelType w:val="multilevel"/>
    <w:tmpl w:val="459CF2AC"/>
    <w:lvl w:ilvl="0">
      <w:start w:val="1"/>
      <w:numFmt w:val="decimal"/>
      <w:lvlText w:val="%1."/>
      <w:lvlJc w:val="left"/>
      <w:pPr>
        <w:ind w:left="902" w:hanging="420"/>
      </w:pPr>
      <w:rPr>
        <w:rFonts w:hint="eastAsia"/>
      </w:rPr>
    </w:lvl>
    <w:lvl w:ilvl="1">
      <w:start w:val="1"/>
      <w:numFmt w:val="decimal"/>
      <w:isLgl/>
      <w:lvlText w:val="%1.%2"/>
      <w:lvlJc w:val="left"/>
      <w:pPr>
        <w:ind w:left="854" w:hanging="372"/>
      </w:pPr>
      <w:rPr>
        <w:rFonts w:hint="default"/>
      </w:rPr>
    </w:lvl>
    <w:lvl w:ilvl="2">
      <w:start w:val="1"/>
      <w:numFmt w:val="decimal"/>
      <w:isLgl/>
      <w:lvlText w:val="%1.%2.%3"/>
      <w:lvlJc w:val="left"/>
      <w:pPr>
        <w:ind w:left="1202" w:hanging="720"/>
      </w:pPr>
      <w:rPr>
        <w:rFonts w:hint="default"/>
      </w:rPr>
    </w:lvl>
    <w:lvl w:ilvl="3">
      <w:start w:val="1"/>
      <w:numFmt w:val="decimal"/>
      <w:isLgl/>
      <w:lvlText w:val="%1.%2.%3.%4"/>
      <w:lvlJc w:val="left"/>
      <w:pPr>
        <w:ind w:left="1202" w:hanging="720"/>
      </w:pPr>
      <w:rPr>
        <w:rFonts w:hint="default"/>
      </w:rPr>
    </w:lvl>
    <w:lvl w:ilvl="4">
      <w:start w:val="1"/>
      <w:numFmt w:val="decimal"/>
      <w:isLgl/>
      <w:lvlText w:val="%1.%2.%3.%4.%5"/>
      <w:lvlJc w:val="left"/>
      <w:pPr>
        <w:ind w:left="1562" w:hanging="1080"/>
      </w:pPr>
      <w:rPr>
        <w:rFonts w:hint="default"/>
      </w:rPr>
    </w:lvl>
    <w:lvl w:ilvl="5">
      <w:start w:val="1"/>
      <w:numFmt w:val="decimal"/>
      <w:isLgl/>
      <w:lvlText w:val="%1.%2.%3.%4.%5.%6"/>
      <w:lvlJc w:val="left"/>
      <w:pPr>
        <w:ind w:left="1562" w:hanging="1080"/>
      </w:pPr>
      <w:rPr>
        <w:rFonts w:hint="default"/>
      </w:rPr>
    </w:lvl>
    <w:lvl w:ilvl="6">
      <w:start w:val="1"/>
      <w:numFmt w:val="decimal"/>
      <w:isLgl/>
      <w:lvlText w:val="%1.%2.%3.%4.%5.%6.%7"/>
      <w:lvlJc w:val="left"/>
      <w:pPr>
        <w:ind w:left="1562" w:hanging="1080"/>
      </w:pPr>
      <w:rPr>
        <w:rFonts w:hint="default"/>
      </w:rPr>
    </w:lvl>
    <w:lvl w:ilvl="7">
      <w:start w:val="1"/>
      <w:numFmt w:val="decimal"/>
      <w:isLgl/>
      <w:lvlText w:val="%1.%2.%3.%4.%5.%6.%7.%8"/>
      <w:lvlJc w:val="left"/>
      <w:pPr>
        <w:ind w:left="1922" w:hanging="1440"/>
      </w:pPr>
      <w:rPr>
        <w:rFonts w:hint="default"/>
      </w:rPr>
    </w:lvl>
    <w:lvl w:ilvl="8">
      <w:start w:val="1"/>
      <w:numFmt w:val="decimal"/>
      <w:isLgl/>
      <w:lvlText w:val="%1.%2.%3.%4.%5.%6.%7.%8.%9"/>
      <w:lvlJc w:val="left"/>
      <w:pPr>
        <w:ind w:left="1922" w:hanging="1440"/>
      </w:pPr>
      <w:rPr>
        <w:rFonts w:hint="default"/>
      </w:rPr>
    </w:lvl>
  </w:abstractNum>
  <w:abstractNum w:abstractNumId="6" w15:restartNumberingAfterBreak="0">
    <w:nsid w:val="398602FF"/>
    <w:multiLevelType w:val="multilevel"/>
    <w:tmpl w:val="E200D57A"/>
    <w:lvl w:ilvl="0">
      <w:start w:val="1"/>
      <w:numFmt w:val="decimal"/>
      <w:lvlText w:val="%1."/>
      <w:lvlJc w:val="left"/>
      <w:pPr>
        <w:ind w:left="902" w:hanging="420"/>
      </w:pPr>
    </w:lvl>
    <w:lvl w:ilvl="1">
      <w:start w:val="1"/>
      <w:numFmt w:val="decimal"/>
      <w:isLgl/>
      <w:lvlText w:val="%1.%2"/>
      <w:lvlJc w:val="left"/>
      <w:pPr>
        <w:ind w:left="854" w:hanging="372"/>
      </w:pPr>
      <w:rPr>
        <w:rFonts w:hint="default"/>
      </w:rPr>
    </w:lvl>
    <w:lvl w:ilvl="2">
      <w:start w:val="1"/>
      <w:numFmt w:val="decimal"/>
      <w:isLgl/>
      <w:lvlText w:val="%1.%2.%3"/>
      <w:lvlJc w:val="left"/>
      <w:pPr>
        <w:ind w:left="1202" w:hanging="720"/>
      </w:pPr>
      <w:rPr>
        <w:rFonts w:hint="default"/>
      </w:rPr>
    </w:lvl>
    <w:lvl w:ilvl="3">
      <w:start w:val="1"/>
      <w:numFmt w:val="decimal"/>
      <w:isLgl/>
      <w:lvlText w:val="%1.%2.%3.%4"/>
      <w:lvlJc w:val="left"/>
      <w:pPr>
        <w:ind w:left="1202" w:hanging="720"/>
      </w:pPr>
      <w:rPr>
        <w:rFonts w:hint="default"/>
      </w:rPr>
    </w:lvl>
    <w:lvl w:ilvl="4">
      <w:start w:val="1"/>
      <w:numFmt w:val="decimal"/>
      <w:isLgl/>
      <w:lvlText w:val="%1.%2.%3.%4.%5"/>
      <w:lvlJc w:val="left"/>
      <w:pPr>
        <w:ind w:left="1562" w:hanging="1080"/>
      </w:pPr>
      <w:rPr>
        <w:rFonts w:hint="default"/>
      </w:rPr>
    </w:lvl>
    <w:lvl w:ilvl="5">
      <w:start w:val="1"/>
      <w:numFmt w:val="decimal"/>
      <w:isLgl/>
      <w:lvlText w:val="%1.%2.%3.%4.%5.%6"/>
      <w:lvlJc w:val="left"/>
      <w:pPr>
        <w:ind w:left="1562" w:hanging="1080"/>
      </w:pPr>
      <w:rPr>
        <w:rFonts w:hint="default"/>
      </w:rPr>
    </w:lvl>
    <w:lvl w:ilvl="6">
      <w:start w:val="1"/>
      <w:numFmt w:val="decimal"/>
      <w:isLgl/>
      <w:lvlText w:val="%1.%2.%3.%4.%5.%6.%7"/>
      <w:lvlJc w:val="left"/>
      <w:pPr>
        <w:ind w:left="1562" w:hanging="1080"/>
      </w:pPr>
      <w:rPr>
        <w:rFonts w:hint="default"/>
      </w:rPr>
    </w:lvl>
    <w:lvl w:ilvl="7">
      <w:start w:val="1"/>
      <w:numFmt w:val="decimal"/>
      <w:isLgl/>
      <w:lvlText w:val="%1.%2.%3.%4.%5.%6.%7.%8"/>
      <w:lvlJc w:val="left"/>
      <w:pPr>
        <w:ind w:left="1922" w:hanging="1440"/>
      </w:pPr>
      <w:rPr>
        <w:rFonts w:hint="default"/>
      </w:rPr>
    </w:lvl>
    <w:lvl w:ilvl="8">
      <w:start w:val="1"/>
      <w:numFmt w:val="decimal"/>
      <w:isLgl/>
      <w:lvlText w:val="%1.%2.%3.%4.%5.%6.%7.%8.%9"/>
      <w:lvlJc w:val="left"/>
      <w:pPr>
        <w:ind w:left="1922" w:hanging="1440"/>
      </w:pPr>
      <w:rPr>
        <w:rFonts w:hint="default"/>
      </w:rPr>
    </w:lvl>
  </w:abstractNum>
  <w:abstractNum w:abstractNumId="7" w15:restartNumberingAfterBreak="0">
    <w:nsid w:val="45215314"/>
    <w:multiLevelType w:val="multilevel"/>
    <w:tmpl w:val="41061802"/>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503586"/>
    <w:multiLevelType w:val="hybridMultilevel"/>
    <w:tmpl w:val="405EE9AC"/>
    <w:lvl w:ilvl="0" w:tplc="0409000F">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698D0745"/>
    <w:multiLevelType w:val="hybridMultilevel"/>
    <w:tmpl w:val="232CA67E"/>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0" w15:restartNumberingAfterBreak="0">
    <w:nsid w:val="73130006"/>
    <w:multiLevelType w:val="multilevel"/>
    <w:tmpl w:val="2B20D08C"/>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73141173"/>
    <w:multiLevelType w:val="hybridMultilevel"/>
    <w:tmpl w:val="A90A8EC8"/>
    <w:lvl w:ilvl="0" w:tplc="316A19CA">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2" w15:restartNumberingAfterBreak="0">
    <w:nsid w:val="741350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54957241">
    <w:abstractNumId w:val="11"/>
  </w:num>
  <w:num w:numId="2" w16cid:durableId="1601329944">
    <w:abstractNumId w:val="8"/>
  </w:num>
  <w:num w:numId="3" w16cid:durableId="2057587072">
    <w:abstractNumId w:val="1"/>
  </w:num>
  <w:num w:numId="4" w16cid:durableId="1955861482">
    <w:abstractNumId w:val="9"/>
  </w:num>
  <w:num w:numId="5" w16cid:durableId="901939142">
    <w:abstractNumId w:val="2"/>
  </w:num>
  <w:num w:numId="6" w16cid:durableId="1199930435">
    <w:abstractNumId w:val="6"/>
  </w:num>
  <w:num w:numId="7" w16cid:durableId="1189098405">
    <w:abstractNumId w:val="4"/>
  </w:num>
  <w:num w:numId="8" w16cid:durableId="1866404513">
    <w:abstractNumId w:val="12"/>
  </w:num>
  <w:num w:numId="9" w16cid:durableId="61871511">
    <w:abstractNumId w:val="3"/>
  </w:num>
  <w:num w:numId="10" w16cid:durableId="1287740810">
    <w:abstractNumId w:val="7"/>
  </w:num>
  <w:num w:numId="11" w16cid:durableId="1489327398">
    <w:abstractNumId w:val="5"/>
  </w:num>
  <w:num w:numId="12" w16cid:durableId="1107507660">
    <w:abstractNumId w:val="10"/>
  </w:num>
  <w:num w:numId="13" w16cid:durableId="7641582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l">
    <w15:presenceInfo w15:providerId="Windows Live" w15:userId="4a9b3ad367779a8e"/>
  </w15:person>
  <w15:person w15:author="熊 磊">
    <w15:presenceInfo w15:providerId="Windows Live" w15:userId="f82ccd91c9ac4c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366"/>
    <w:rsid w:val="00001FB1"/>
    <w:rsid w:val="00002C5E"/>
    <w:rsid w:val="00004CE6"/>
    <w:rsid w:val="00010012"/>
    <w:rsid w:val="0001062D"/>
    <w:rsid w:val="00012F13"/>
    <w:rsid w:val="00017424"/>
    <w:rsid w:val="00017777"/>
    <w:rsid w:val="00022630"/>
    <w:rsid w:val="00023D03"/>
    <w:rsid w:val="00023EFE"/>
    <w:rsid w:val="00025061"/>
    <w:rsid w:val="00026CDA"/>
    <w:rsid w:val="000411C3"/>
    <w:rsid w:val="000473F9"/>
    <w:rsid w:val="00054F69"/>
    <w:rsid w:val="0005651A"/>
    <w:rsid w:val="00057FD0"/>
    <w:rsid w:val="00060083"/>
    <w:rsid w:val="000617F1"/>
    <w:rsid w:val="00061E5B"/>
    <w:rsid w:val="0006750E"/>
    <w:rsid w:val="00072AE7"/>
    <w:rsid w:val="0007518B"/>
    <w:rsid w:val="00075C84"/>
    <w:rsid w:val="000803DC"/>
    <w:rsid w:val="00091C4A"/>
    <w:rsid w:val="0009382B"/>
    <w:rsid w:val="00094089"/>
    <w:rsid w:val="000968D8"/>
    <w:rsid w:val="000A2DA2"/>
    <w:rsid w:val="000A550C"/>
    <w:rsid w:val="000A57E5"/>
    <w:rsid w:val="000B733D"/>
    <w:rsid w:val="000C1C52"/>
    <w:rsid w:val="000C1F7A"/>
    <w:rsid w:val="000C5181"/>
    <w:rsid w:val="000C6019"/>
    <w:rsid w:val="000D0EA5"/>
    <w:rsid w:val="000D2C7D"/>
    <w:rsid w:val="000D45AE"/>
    <w:rsid w:val="000D642E"/>
    <w:rsid w:val="000E22F9"/>
    <w:rsid w:val="000E3422"/>
    <w:rsid w:val="000F2B30"/>
    <w:rsid w:val="000F3704"/>
    <w:rsid w:val="00100B91"/>
    <w:rsid w:val="00101EBE"/>
    <w:rsid w:val="00104E31"/>
    <w:rsid w:val="0010775E"/>
    <w:rsid w:val="00121C23"/>
    <w:rsid w:val="00122840"/>
    <w:rsid w:val="0012302A"/>
    <w:rsid w:val="0012579D"/>
    <w:rsid w:val="00130273"/>
    <w:rsid w:val="00135960"/>
    <w:rsid w:val="001419F9"/>
    <w:rsid w:val="00144654"/>
    <w:rsid w:val="00152C1C"/>
    <w:rsid w:val="0015606B"/>
    <w:rsid w:val="00157E3D"/>
    <w:rsid w:val="001620E9"/>
    <w:rsid w:val="00165A9B"/>
    <w:rsid w:val="00166606"/>
    <w:rsid w:val="00167CEE"/>
    <w:rsid w:val="001720D0"/>
    <w:rsid w:val="00175981"/>
    <w:rsid w:val="00186674"/>
    <w:rsid w:val="001914F9"/>
    <w:rsid w:val="0019421E"/>
    <w:rsid w:val="0019530E"/>
    <w:rsid w:val="001A6ADD"/>
    <w:rsid w:val="001A7420"/>
    <w:rsid w:val="001C740E"/>
    <w:rsid w:val="001D364C"/>
    <w:rsid w:val="001D3937"/>
    <w:rsid w:val="001E4A7D"/>
    <w:rsid w:val="001E53BC"/>
    <w:rsid w:val="001E71D8"/>
    <w:rsid w:val="001F0459"/>
    <w:rsid w:val="001F134D"/>
    <w:rsid w:val="001F4CE8"/>
    <w:rsid w:val="001F516D"/>
    <w:rsid w:val="00202FC2"/>
    <w:rsid w:val="00203A16"/>
    <w:rsid w:val="0021233E"/>
    <w:rsid w:val="002140D8"/>
    <w:rsid w:val="0021414B"/>
    <w:rsid w:val="00216651"/>
    <w:rsid w:val="0021702B"/>
    <w:rsid w:val="00220CB7"/>
    <w:rsid w:val="0022269B"/>
    <w:rsid w:val="00223CFD"/>
    <w:rsid w:val="00224C6A"/>
    <w:rsid w:val="0022634D"/>
    <w:rsid w:val="00235F2E"/>
    <w:rsid w:val="002477F8"/>
    <w:rsid w:val="00254390"/>
    <w:rsid w:val="00260203"/>
    <w:rsid w:val="00265A90"/>
    <w:rsid w:val="00273175"/>
    <w:rsid w:val="00273415"/>
    <w:rsid w:val="00273A5E"/>
    <w:rsid w:val="002806C4"/>
    <w:rsid w:val="00290C43"/>
    <w:rsid w:val="002979B8"/>
    <w:rsid w:val="002A238B"/>
    <w:rsid w:val="002A7BE9"/>
    <w:rsid w:val="002B189D"/>
    <w:rsid w:val="002B66E0"/>
    <w:rsid w:val="002B7204"/>
    <w:rsid w:val="002C4EB7"/>
    <w:rsid w:val="002C533D"/>
    <w:rsid w:val="002C7C99"/>
    <w:rsid w:val="002D1F91"/>
    <w:rsid w:val="002E3E70"/>
    <w:rsid w:val="002F4EA7"/>
    <w:rsid w:val="003003F6"/>
    <w:rsid w:val="003075CE"/>
    <w:rsid w:val="0031068E"/>
    <w:rsid w:val="00323B4E"/>
    <w:rsid w:val="00323C04"/>
    <w:rsid w:val="00323C2D"/>
    <w:rsid w:val="0032521F"/>
    <w:rsid w:val="00327563"/>
    <w:rsid w:val="00327625"/>
    <w:rsid w:val="00331449"/>
    <w:rsid w:val="003344AD"/>
    <w:rsid w:val="003345AA"/>
    <w:rsid w:val="00340196"/>
    <w:rsid w:val="00340272"/>
    <w:rsid w:val="00343C8F"/>
    <w:rsid w:val="003478CD"/>
    <w:rsid w:val="003505AD"/>
    <w:rsid w:val="00355761"/>
    <w:rsid w:val="00360CD8"/>
    <w:rsid w:val="00361558"/>
    <w:rsid w:val="00363675"/>
    <w:rsid w:val="00363DEE"/>
    <w:rsid w:val="003661E8"/>
    <w:rsid w:val="00376FC1"/>
    <w:rsid w:val="00383569"/>
    <w:rsid w:val="00384C69"/>
    <w:rsid w:val="00386789"/>
    <w:rsid w:val="00386FE9"/>
    <w:rsid w:val="003A35E0"/>
    <w:rsid w:val="003A3A76"/>
    <w:rsid w:val="003A60B3"/>
    <w:rsid w:val="003C0BAF"/>
    <w:rsid w:val="003C1332"/>
    <w:rsid w:val="003C7301"/>
    <w:rsid w:val="003D2F9C"/>
    <w:rsid w:val="003D39EB"/>
    <w:rsid w:val="003D5030"/>
    <w:rsid w:val="003E46AB"/>
    <w:rsid w:val="003E5BE9"/>
    <w:rsid w:val="003E73F9"/>
    <w:rsid w:val="003F1951"/>
    <w:rsid w:val="003F24C7"/>
    <w:rsid w:val="0040378F"/>
    <w:rsid w:val="00407DC1"/>
    <w:rsid w:val="00421F58"/>
    <w:rsid w:val="00423B05"/>
    <w:rsid w:val="00425BDF"/>
    <w:rsid w:val="00435C4A"/>
    <w:rsid w:val="00436E0E"/>
    <w:rsid w:val="004427E9"/>
    <w:rsid w:val="00451CA8"/>
    <w:rsid w:val="0046745B"/>
    <w:rsid w:val="004708EC"/>
    <w:rsid w:val="00471BD4"/>
    <w:rsid w:val="00474D1B"/>
    <w:rsid w:val="004769EF"/>
    <w:rsid w:val="00480E24"/>
    <w:rsid w:val="004828EA"/>
    <w:rsid w:val="00482F8B"/>
    <w:rsid w:val="00486A9E"/>
    <w:rsid w:val="00490C96"/>
    <w:rsid w:val="00492A95"/>
    <w:rsid w:val="004934C6"/>
    <w:rsid w:val="00494012"/>
    <w:rsid w:val="00495C4A"/>
    <w:rsid w:val="004973E0"/>
    <w:rsid w:val="004B33FC"/>
    <w:rsid w:val="004B477F"/>
    <w:rsid w:val="004C29F6"/>
    <w:rsid w:val="004C50EC"/>
    <w:rsid w:val="004C6200"/>
    <w:rsid w:val="004C63F4"/>
    <w:rsid w:val="004D7EF2"/>
    <w:rsid w:val="004E21B9"/>
    <w:rsid w:val="004F4840"/>
    <w:rsid w:val="004F4F88"/>
    <w:rsid w:val="005110E9"/>
    <w:rsid w:val="00514557"/>
    <w:rsid w:val="00516C80"/>
    <w:rsid w:val="00523700"/>
    <w:rsid w:val="0053017C"/>
    <w:rsid w:val="00533695"/>
    <w:rsid w:val="005347CC"/>
    <w:rsid w:val="0053516C"/>
    <w:rsid w:val="00536C31"/>
    <w:rsid w:val="00551D33"/>
    <w:rsid w:val="0055381F"/>
    <w:rsid w:val="00562CD5"/>
    <w:rsid w:val="00567308"/>
    <w:rsid w:val="005713EE"/>
    <w:rsid w:val="00571422"/>
    <w:rsid w:val="00571510"/>
    <w:rsid w:val="00573697"/>
    <w:rsid w:val="00577E8A"/>
    <w:rsid w:val="005813DF"/>
    <w:rsid w:val="00581C98"/>
    <w:rsid w:val="005820F3"/>
    <w:rsid w:val="00583DCD"/>
    <w:rsid w:val="005853C6"/>
    <w:rsid w:val="005A2675"/>
    <w:rsid w:val="005A3448"/>
    <w:rsid w:val="005A6424"/>
    <w:rsid w:val="005A6C86"/>
    <w:rsid w:val="005B7561"/>
    <w:rsid w:val="005C13F7"/>
    <w:rsid w:val="005C28D9"/>
    <w:rsid w:val="005D2771"/>
    <w:rsid w:val="005D446F"/>
    <w:rsid w:val="005D5D5B"/>
    <w:rsid w:val="005D7438"/>
    <w:rsid w:val="005D7622"/>
    <w:rsid w:val="005E620E"/>
    <w:rsid w:val="00600ED9"/>
    <w:rsid w:val="00605292"/>
    <w:rsid w:val="006165DC"/>
    <w:rsid w:val="0062116E"/>
    <w:rsid w:val="0062166A"/>
    <w:rsid w:val="0062213D"/>
    <w:rsid w:val="00641E86"/>
    <w:rsid w:val="00652366"/>
    <w:rsid w:val="00660984"/>
    <w:rsid w:val="00670CF7"/>
    <w:rsid w:val="00683A37"/>
    <w:rsid w:val="00686C8F"/>
    <w:rsid w:val="00687E8A"/>
    <w:rsid w:val="00691344"/>
    <w:rsid w:val="00693E29"/>
    <w:rsid w:val="0069566E"/>
    <w:rsid w:val="00697482"/>
    <w:rsid w:val="00697782"/>
    <w:rsid w:val="006B05CF"/>
    <w:rsid w:val="006B74A7"/>
    <w:rsid w:val="006C77E8"/>
    <w:rsid w:val="006C7EB0"/>
    <w:rsid w:val="006D1EE1"/>
    <w:rsid w:val="006D76CD"/>
    <w:rsid w:val="006D7D93"/>
    <w:rsid w:val="006E21BE"/>
    <w:rsid w:val="006E6AEA"/>
    <w:rsid w:val="006F0639"/>
    <w:rsid w:val="006F2316"/>
    <w:rsid w:val="007018F3"/>
    <w:rsid w:val="007021FC"/>
    <w:rsid w:val="00705E35"/>
    <w:rsid w:val="00710A6B"/>
    <w:rsid w:val="007117F5"/>
    <w:rsid w:val="00711A94"/>
    <w:rsid w:val="00713153"/>
    <w:rsid w:val="00721D0E"/>
    <w:rsid w:val="007300AB"/>
    <w:rsid w:val="00730150"/>
    <w:rsid w:val="00731CE8"/>
    <w:rsid w:val="00754475"/>
    <w:rsid w:val="007545BE"/>
    <w:rsid w:val="00755116"/>
    <w:rsid w:val="007568D5"/>
    <w:rsid w:val="007642A5"/>
    <w:rsid w:val="00766FAE"/>
    <w:rsid w:val="00774346"/>
    <w:rsid w:val="0077455A"/>
    <w:rsid w:val="0078457A"/>
    <w:rsid w:val="00790C71"/>
    <w:rsid w:val="00795901"/>
    <w:rsid w:val="007A125F"/>
    <w:rsid w:val="007B296E"/>
    <w:rsid w:val="007B68FE"/>
    <w:rsid w:val="007C7D7C"/>
    <w:rsid w:val="007D3613"/>
    <w:rsid w:val="007D7ADA"/>
    <w:rsid w:val="007D7BBA"/>
    <w:rsid w:val="007E1941"/>
    <w:rsid w:val="007F03D7"/>
    <w:rsid w:val="007F0911"/>
    <w:rsid w:val="007F6425"/>
    <w:rsid w:val="007F681D"/>
    <w:rsid w:val="008006D5"/>
    <w:rsid w:val="008037C1"/>
    <w:rsid w:val="00805AF3"/>
    <w:rsid w:val="0083086F"/>
    <w:rsid w:val="00830BF4"/>
    <w:rsid w:val="00831335"/>
    <w:rsid w:val="00836444"/>
    <w:rsid w:val="00846B8D"/>
    <w:rsid w:val="00857958"/>
    <w:rsid w:val="0086469C"/>
    <w:rsid w:val="008661E0"/>
    <w:rsid w:val="0086755C"/>
    <w:rsid w:val="00867C3F"/>
    <w:rsid w:val="00873DEE"/>
    <w:rsid w:val="008771E4"/>
    <w:rsid w:val="00877D2F"/>
    <w:rsid w:val="0088248C"/>
    <w:rsid w:val="0088295B"/>
    <w:rsid w:val="00882BF0"/>
    <w:rsid w:val="0089753B"/>
    <w:rsid w:val="00897E70"/>
    <w:rsid w:val="008A52EE"/>
    <w:rsid w:val="008A66C2"/>
    <w:rsid w:val="008B02C7"/>
    <w:rsid w:val="008B2EC5"/>
    <w:rsid w:val="008C0047"/>
    <w:rsid w:val="008C0444"/>
    <w:rsid w:val="008C120A"/>
    <w:rsid w:val="008C52F8"/>
    <w:rsid w:val="008C696C"/>
    <w:rsid w:val="008D0DC6"/>
    <w:rsid w:val="008D5B26"/>
    <w:rsid w:val="008E572F"/>
    <w:rsid w:val="008E70FE"/>
    <w:rsid w:val="008F09F7"/>
    <w:rsid w:val="008F5145"/>
    <w:rsid w:val="008F63EE"/>
    <w:rsid w:val="0090248B"/>
    <w:rsid w:val="0090285E"/>
    <w:rsid w:val="009038C5"/>
    <w:rsid w:val="0091093F"/>
    <w:rsid w:val="00910E94"/>
    <w:rsid w:val="009142F6"/>
    <w:rsid w:val="00914579"/>
    <w:rsid w:val="00920016"/>
    <w:rsid w:val="009256FC"/>
    <w:rsid w:val="009266DC"/>
    <w:rsid w:val="00927647"/>
    <w:rsid w:val="0093168C"/>
    <w:rsid w:val="00935977"/>
    <w:rsid w:val="0093795F"/>
    <w:rsid w:val="00946244"/>
    <w:rsid w:val="00946BF1"/>
    <w:rsid w:val="00953557"/>
    <w:rsid w:val="00963BA8"/>
    <w:rsid w:val="00963BBC"/>
    <w:rsid w:val="009671D2"/>
    <w:rsid w:val="00972DF3"/>
    <w:rsid w:val="00977F36"/>
    <w:rsid w:val="009825E3"/>
    <w:rsid w:val="00990B7B"/>
    <w:rsid w:val="00993342"/>
    <w:rsid w:val="00996045"/>
    <w:rsid w:val="009A1D63"/>
    <w:rsid w:val="009A7B61"/>
    <w:rsid w:val="009B04D2"/>
    <w:rsid w:val="009B3232"/>
    <w:rsid w:val="009B3D01"/>
    <w:rsid w:val="009B64CF"/>
    <w:rsid w:val="009C529F"/>
    <w:rsid w:val="009C6F61"/>
    <w:rsid w:val="009D4FC9"/>
    <w:rsid w:val="009D627F"/>
    <w:rsid w:val="009F53F2"/>
    <w:rsid w:val="00A05B1E"/>
    <w:rsid w:val="00A10B96"/>
    <w:rsid w:val="00A11C43"/>
    <w:rsid w:val="00A14A8D"/>
    <w:rsid w:val="00A23E71"/>
    <w:rsid w:val="00A2662D"/>
    <w:rsid w:val="00A26695"/>
    <w:rsid w:val="00A35BC8"/>
    <w:rsid w:val="00A5203F"/>
    <w:rsid w:val="00A5352F"/>
    <w:rsid w:val="00A63E45"/>
    <w:rsid w:val="00A74900"/>
    <w:rsid w:val="00A85A32"/>
    <w:rsid w:val="00A87904"/>
    <w:rsid w:val="00A9463D"/>
    <w:rsid w:val="00A96335"/>
    <w:rsid w:val="00AA34D0"/>
    <w:rsid w:val="00AA39DD"/>
    <w:rsid w:val="00AB072D"/>
    <w:rsid w:val="00AB56A9"/>
    <w:rsid w:val="00AC2F1D"/>
    <w:rsid w:val="00AC3770"/>
    <w:rsid w:val="00AC7AE2"/>
    <w:rsid w:val="00AD1AD6"/>
    <w:rsid w:val="00AD2F1D"/>
    <w:rsid w:val="00AD4827"/>
    <w:rsid w:val="00AE0750"/>
    <w:rsid w:val="00AE2BE6"/>
    <w:rsid w:val="00AE7233"/>
    <w:rsid w:val="00AF6845"/>
    <w:rsid w:val="00AF7E84"/>
    <w:rsid w:val="00B00234"/>
    <w:rsid w:val="00B12446"/>
    <w:rsid w:val="00B12AE4"/>
    <w:rsid w:val="00B16CA0"/>
    <w:rsid w:val="00B24BEF"/>
    <w:rsid w:val="00B30E2C"/>
    <w:rsid w:val="00B3259E"/>
    <w:rsid w:val="00B34064"/>
    <w:rsid w:val="00B34358"/>
    <w:rsid w:val="00B37347"/>
    <w:rsid w:val="00B374AE"/>
    <w:rsid w:val="00B4247D"/>
    <w:rsid w:val="00B5486D"/>
    <w:rsid w:val="00B6095F"/>
    <w:rsid w:val="00B62C59"/>
    <w:rsid w:val="00B634C7"/>
    <w:rsid w:val="00B818E9"/>
    <w:rsid w:val="00B823E9"/>
    <w:rsid w:val="00B8667A"/>
    <w:rsid w:val="00B91D9E"/>
    <w:rsid w:val="00BA5AD3"/>
    <w:rsid w:val="00BB15AF"/>
    <w:rsid w:val="00BB2A7A"/>
    <w:rsid w:val="00BB6994"/>
    <w:rsid w:val="00BC41E1"/>
    <w:rsid w:val="00BC6202"/>
    <w:rsid w:val="00BC65B1"/>
    <w:rsid w:val="00BD14B0"/>
    <w:rsid w:val="00BD50FA"/>
    <w:rsid w:val="00BE197E"/>
    <w:rsid w:val="00BE3215"/>
    <w:rsid w:val="00BE5B4C"/>
    <w:rsid w:val="00BE7F10"/>
    <w:rsid w:val="00C118B9"/>
    <w:rsid w:val="00C2011D"/>
    <w:rsid w:val="00C21315"/>
    <w:rsid w:val="00C32B7D"/>
    <w:rsid w:val="00C352D0"/>
    <w:rsid w:val="00C35ED6"/>
    <w:rsid w:val="00C40F27"/>
    <w:rsid w:val="00C44F4E"/>
    <w:rsid w:val="00C46A66"/>
    <w:rsid w:val="00C51552"/>
    <w:rsid w:val="00C55FAF"/>
    <w:rsid w:val="00C63CE5"/>
    <w:rsid w:val="00C653F5"/>
    <w:rsid w:val="00C73455"/>
    <w:rsid w:val="00C74E51"/>
    <w:rsid w:val="00C751BE"/>
    <w:rsid w:val="00C752E3"/>
    <w:rsid w:val="00C80956"/>
    <w:rsid w:val="00C90CF2"/>
    <w:rsid w:val="00C93B99"/>
    <w:rsid w:val="00C96D93"/>
    <w:rsid w:val="00CB02A9"/>
    <w:rsid w:val="00CD1841"/>
    <w:rsid w:val="00CD1D41"/>
    <w:rsid w:val="00CD25C3"/>
    <w:rsid w:val="00CD68F9"/>
    <w:rsid w:val="00CE150B"/>
    <w:rsid w:val="00CE48FA"/>
    <w:rsid w:val="00CF18F7"/>
    <w:rsid w:val="00CF1A64"/>
    <w:rsid w:val="00CF47D2"/>
    <w:rsid w:val="00D00780"/>
    <w:rsid w:val="00D03EE0"/>
    <w:rsid w:val="00D066DC"/>
    <w:rsid w:val="00D10A88"/>
    <w:rsid w:val="00D15F40"/>
    <w:rsid w:val="00D2347F"/>
    <w:rsid w:val="00D27762"/>
    <w:rsid w:val="00D32280"/>
    <w:rsid w:val="00D32D18"/>
    <w:rsid w:val="00D33931"/>
    <w:rsid w:val="00D33C7B"/>
    <w:rsid w:val="00D34530"/>
    <w:rsid w:val="00D35EF9"/>
    <w:rsid w:val="00D37D39"/>
    <w:rsid w:val="00D42F78"/>
    <w:rsid w:val="00D55328"/>
    <w:rsid w:val="00D61B01"/>
    <w:rsid w:val="00D62701"/>
    <w:rsid w:val="00D64E30"/>
    <w:rsid w:val="00D741CC"/>
    <w:rsid w:val="00D76DE8"/>
    <w:rsid w:val="00D77AE7"/>
    <w:rsid w:val="00D820E8"/>
    <w:rsid w:val="00D835D6"/>
    <w:rsid w:val="00D843C7"/>
    <w:rsid w:val="00D86A8D"/>
    <w:rsid w:val="00D90A40"/>
    <w:rsid w:val="00D911E5"/>
    <w:rsid w:val="00D96494"/>
    <w:rsid w:val="00DA1AA8"/>
    <w:rsid w:val="00DA6E5D"/>
    <w:rsid w:val="00DB0E16"/>
    <w:rsid w:val="00DB115D"/>
    <w:rsid w:val="00DB309D"/>
    <w:rsid w:val="00DB3C00"/>
    <w:rsid w:val="00DC57F3"/>
    <w:rsid w:val="00DD57B4"/>
    <w:rsid w:val="00DD7C03"/>
    <w:rsid w:val="00DE163B"/>
    <w:rsid w:val="00DE5F07"/>
    <w:rsid w:val="00DF55CD"/>
    <w:rsid w:val="00E0337A"/>
    <w:rsid w:val="00E03870"/>
    <w:rsid w:val="00E07997"/>
    <w:rsid w:val="00E10351"/>
    <w:rsid w:val="00E11CE8"/>
    <w:rsid w:val="00E1720C"/>
    <w:rsid w:val="00E30731"/>
    <w:rsid w:val="00E32A0F"/>
    <w:rsid w:val="00E33B5E"/>
    <w:rsid w:val="00E33D73"/>
    <w:rsid w:val="00E33E62"/>
    <w:rsid w:val="00E36C0C"/>
    <w:rsid w:val="00E53051"/>
    <w:rsid w:val="00E57C36"/>
    <w:rsid w:val="00E730E8"/>
    <w:rsid w:val="00E81896"/>
    <w:rsid w:val="00E91019"/>
    <w:rsid w:val="00E94470"/>
    <w:rsid w:val="00EA06DE"/>
    <w:rsid w:val="00EA2395"/>
    <w:rsid w:val="00EA2473"/>
    <w:rsid w:val="00EA3318"/>
    <w:rsid w:val="00EA6B9A"/>
    <w:rsid w:val="00EB01FD"/>
    <w:rsid w:val="00EB1760"/>
    <w:rsid w:val="00EB1987"/>
    <w:rsid w:val="00EC0A57"/>
    <w:rsid w:val="00EC66E3"/>
    <w:rsid w:val="00ED3445"/>
    <w:rsid w:val="00EF1C42"/>
    <w:rsid w:val="00EF2041"/>
    <w:rsid w:val="00EF6197"/>
    <w:rsid w:val="00EF78D0"/>
    <w:rsid w:val="00F05B61"/>
    <w:rsid w:val="00F07822"/>
    <w:rsid w:val="00F07D40"/>
    <w:rsid w:val="00F1583B"/>
    <w:rsid w:val="00F178EF"/>
    <w:rsid w:val="00F21603"/>
    <w:rsid w:val="00F30E0B"/>
    <w:rsid w:val="00F469B6"/>
    <w:rsid w:val="00F61796"/>
    <w:rsid w:val="00F66402"/>
    <w:rsid w:val="00F66729"/>
    <w:rsid w:val="00F668AD"/>
    <w:rsid w:val="00F76BB4"/>
    <w:rsid w:val="00F80D80"/>
    <w:rsid w:val="00F93F1B"/>
    <w:rsid w:val="00F94941"/>
    <w:rsid w:val="00F95275"/>
    <w:rsid w:val="00FA35F9"/>
    <w:rsid w:val="00FA6AE5"/>
    <w:rsid w:val="00FA7D31"/>
    <w:rsid w:val="00FB3B31"/>
    <w:rsid w:val="00FC29F5"/>
    <w:rsid w:val="00FC49DB"/>
    <w:rsid w:val="00FD2D36"/>
    <w:rsid w:val="00FD388A"/>
    <w:rsid w:val="00FD6FBD"/>
    <w:rsid w:val="00FE20C2"/>
    <w:rsid w:val="00FE7AB1"/>
    <w:rsid w:val="00FF6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20C83"/>
  <w15:chartTrackingRefBased/>
  <w15:docId w15:val="{B8076C20-96EE-48DC-B22F-19EFA1BC2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3F4"/>
    <w:pPr>
      <w:widowControl w:val="0"/>
      <w:jc w:val="both"/>
    </w:pPr>
  </w:style>
  <w:style w:type="paragraph" w:styleId="1">
    <w:name w:val="heading 1"/>
    <w:basedOn w:val="a"/>
    <w:next w:val="a"/>
    <w:link w:val="10"/>
    <w:uiPriority w:val="9"/>
    <w:qFormat/>
    <w:rsid w:val="00D15F4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
    <w:basedOn w:val="1"/>
    <w:link w:val="12"/>
    <w:qFormat/>
    <w:rsid w:val="00562CD5"/>
    <w:pPr>
      <w:spacing w:line="360" w:lineRule="auto"/>
      <w:ind w:firstLineChars="200" w:firstLine="200"/>
      <w:jc w:val="center"/>
    </w:pPr>
    <w:rPr>
      <w:rFonts w:ascii="Times New Roman" w:eastAsia="楷体" w:hAnsi="Times New Roman"/>
      <w:sz w:val="32"/>
    </w:rPr>
  </w:style>
  <w:style w:type="character" w:customStyle="1" w:styleId="12">
    <w:name w:val="##1 字符"/>
    <w:basedOn w:val="10"/>
    <w:link w:val="11"/>
    <w:rsid w:val="00562CD5"/>
    <w:rPr>
      <w:rFonts w:ascii="Times New Roman" w:eastAsia="楷体" w:hAnsi="Times New Roman"/>
      <w:b/>
      <w:bCs/>
      <w:kern w:val="44"/>
      <w:sz w:val="32"/>
      <w:szCs w:val="44"/>
    </w:rPr>
  </w:style>
  <w:style w:type="character" w:customStyle="1" w:styleId="10">
    <w:name w:val="标题 1 字符"/>
    <w:basedOn w:val="a0"/>
    <w:link w:val="1"/>
    <w:uiPriority w:val="9"/>
    <w:rsid w:val="00D15F40"/>
    <w:rPr>
      <w:b/>
      <w:bCs/>
      <w:kern w:val="44"/>
      <w:sz w:val="44"/>
      <w:szCs w:val="44"/>
    </w:rPr>
  </w:style>
  <w:style w:type="paragraph" w:customStyle="1" w:styleId="2">
    <w:name w:val="##2"/>
    <w:basedOn w:val="11"/>
    <w:next w:val="a"/>
    <w:link w:val="20"/>
    <w:qFormat/>
    <w:rsid w:val="00D15F40"/>
    <w:pPr>
      <w:spacing w:before="0" w:after="0"/>
      <w:ind w:firstLine="562"/>
      <w:jc w:val="left"/>
      <w:outlineLvl w:val="1"/>
    </w:pPr>
    <w:rPr>
      <w:sz w:val="28"/>
    </w:rPr>
  </w:style>
  <w:style w:type="character" w:customStyle="1" w:styleId="20">
    <w:name w:val="##2 字符"/>
    <w:basedOn w:val="12"/>
    <w:link w:val="2"/>
    <w:rsid w:val="00D15F40"/>
    <w:rPr>
      <w:rFonts w:ascii="Times New Roman" w:eastAsia="楷体" w:hAnsi="Times New Roman"/>
      <w:b/>
      <w:bCs/>
      <w:kern w:val="44"/>
      <w:sz w:val="28"/>
      <w:szCs w:val="44"/>
    </w:rPr>
  </w:style>
  <w:style w:type="paragraph" w:customStyle="1" w:styleId="3">
    <w:name w:val="##3"/>
    <w:basedOn w:val="2"/>
    <w:next w:val="a"/>
    <w:link w:val="30"/>
    <w:qFormat/>
    <w:rsid w:val="00D15F40"/>
    <w:pPr>
      <w:ind w:firstLine="200"/>
      <w:outlineLvl w:val="2"/>
    </w:pPr>
    <w:rPr>
      <w:sz w:val="24"/>
    </w:rPr>
  </w:style>
  <w:style w:type="character" w:customStyle="1" w:styleId="30">
    <w:name w:val="##3 字符"/>
    <w:basedOn w:val="20"/>
    <w:link w:val="3"/>
    <w:rsid w:val="00D15F40"/>
    <w:rPr>
      <w:rFonts w:ascii="Times New Roman" w:eastAsia="楷体" w:hAnsi="Times New Roman"/>
      <w:b/>
      <w:bCs/>
      <w:kern w:val="44"/>
      <w:sz w:val="24"/>
      <w:szCs w:val="44"/>
    </w:rPr>
  </w:style>
  <w:style w:type="paragraph" w:customStyle="1" w:styleId="4">
    <w:name w:val="##4"/>
    <w:basedOn w:val="a"/>
    <w:next w:val="a"/>
    <w:link w:val="40"/>
    <w:qFormat/>
    <w:rsid w:val="00D15F40"/>
    <w:pPr>
      <w:spacing w:line="360" w:lineRule="auto"/>
      <w:ind w:firstLineChars="200" w:firstLine="200"/>
      <w:outlineLvl w:val="3"/>
    </w:pPr>
    <w:rPr>
      <w:rFonts w:ascii="Times New Roman" w:eastAsia="楷体" w:hAnsi="Times New Roman" w:cs="Times New Roman"/>
      <w:b/>
      <w:bCs/>
    </w:rPr>
  </w:style>
  <w:style w:type="character" w:customStyle="1" w:styleId="40">
    <w:name w:val="##4 字符"/>
    <w:basedOn w:val="a0"/>
    <w:link w:val="4"/>
    <w:rsid w:val="00D15F40"/>
    <w:rPr>
      <w:rFonts w:ascii="Times New Roman" w:eastAsia="楷体" w:hAnsi="Times New Roman" w:cs="Times New Roman"/>
      <w:b/>
      <w:bCs/>
    </w:rPr>
  </w:style>
  <w:style w:type="paragraph" w:customStyle="1" w:styleId="x">
    <w:name w:val="##x"/>
    <w:basedOn w:val="a"/>
    <w:link w:val="x0"/>
    <w:qFormat/>
    <w:rsid w:val="00562CD5"/>
    <w:pPr>
      <w:spacing w:line="360" w:lineRule="auto"/>
      <w:ind w:firstLineChars="200" w:firstLine="200"/>
    </w:pPr>
    <w:rPr>
      <w:rFonts w:ascii="Times New Roman" w:eastAsia="楷体" w:hAnsi="Times New Roman"/>
    </w:rPr>
  </w:style>
  <w:style w:type="character" w:customStyle="1" w:styleId="x0">
    <w:name w:val="##x 字符"/>
    <w:basedOn w:val="a0"/>
    <w:link w:val="x"/>
    <w:rsid w:val="00562CD5"/>
    <w:rPr>
      <w:rFonts w:ascii="Times New Roman" w:eastAsia="楷体" w:hAnsi="Times New Roman"/>
    </w:rPr>
  </w:style>
  <w:style w:type="paragraph" w:styleId="a3">
    <w:name w:val="header"/>
    <w:basedOn w:val="a"/>
    <w:link w:val="a4"/>
    <w:uiPriority w:val="99"/>
    <w:unhideWhenUsed/>
    <w:rsid w:val="004C63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63F4"/>
    <w:rPr>
      <w:sz w:val="18"/>
      <w:szCs w:val="18"/>
    </w:rPr>
  </w:style>
  <w:style w:type="paragraph" w:styleId="a5">
    <w:name w:val="footer"/>
    <w:basedOn w:val="a"/>
    <w:link w:val="a6"/>
    <w:uiPriority w:val="99"/>
    <w:unhideWhenUsed/>
    <w:rsid w:val="004C63F4"/>
    <w:pPr>
      <w:tabs>
        <w:tab w:val="center" w:pos="4153"/>
        <w:tab w:val="right" w:pos="8306"/>
      </w:tabs>
      <w:snapToGrid w:val="0"/>
      <w:jc w:val="left"/>
    </w:pPr>
    <w:rPr>
      <w:sz w:val="18"/>
      <w:szCs w:val="18"/>
    </w:rPr>
  </w:style>
  <w:style w:type="character" w:customStyle="1" w:styleId="a6">
    <w:name w:val="页脚 字符"/>
    <w:basedOn w:val="a0"/>
    <w:link w:val="a5"/>
    <w:uiPriority w:val="99"/>
    <w:rsid w:val="004C63F4"/>
    <w:rPr>
      <w:sz w:val="18"/>
      <w:szCs w:val="18"/>
    </w:rPr>
  </w:style>
  <w:style w:type="table" w:styleId="a7">
    <w:name w:val="Table Grid"/>
    <w:basedOn w:val="a1"/>
    <w:uiPriority w:val="39"/>
    <w:rsid w:val="004C63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C63F4"/>
    <w:pPr>
      <w:ind w:firstLineChars="200" w:firstLine="420"/>
    </w:pPr>
  </w:style>
  <w:style w:type="character" w:styleId="a9">
    <w:name w:val="Placeholder Text"/>
    <w:basedOn w:val="a0"/>
    <w:uiPriority w:val="99"/>
    <w:semiHidden/>
    <w:rsid w:val="004C63F4"/>
    <w:rPr>
      <w:color w:val="808080"/>
    </w:rPr>
  </w:style>
  <w:style w:type="paragraph" w:styleId="aa">
    <w:name w:val="Bibliography"/>
    <w:basedOn w:val="a"/>
    <w:next w:val="a"/>
    <w:uiPriority w:val="37"/>
    <w:unhideWhenUsed/>
    <w:rsid w:val="004C63F4"/>
  </w:style>
  <w:style w:type="paragraph" w:customStyle="1" w:styleId="13">
    <w:name w:val="正文1"/>
    <w:basedOn w:val="ab"/>
    <w:link w:val="1Char"/>
    <w:rsid w:val="004C63F4"/>
    <w:pPr>
      <w:adjustRightInd w:val="0"/>
      <w:snapToGrid w:val="0"/>
      <w:spacing w:after="0" w:line="312" w:lineRule="auto"/>
      <w:ind w:firstLineChars="200" w:firstLine="200"/>
    </w:pPr>
    <w:rPr>
      <w:rFonts w:ascii="Times New Roman" w:eastAsia="华文中宋" w:hAnsi="Times New Roman" w:cs="Times New Roman"/>
      <w:kern w:val="0"/>
      <w:sz w:val="24"/>
      <w:szCs w:val="21"/>
    </w:rPr>
  </w:style>
  <w:style w:type="character" w:customStyle="1" w:styleId="1Char">
    <w:name w:val="正文1 Char"/>
    <w:basedOn w:val="a0"/>
    <w:link w:val="13"/>
    <w:rsid w:val="004C63F4"/>
    <w:rPr>
      <w:rFonts w:ascii="Times New Roman" w:eastAsia="华文中宋" w:hAnsi="Times New Roman" w:cs="Times New Roman"/>
      <w:kern w:val="0"/>
      <w:sz w:val="24"/>
      <w:szCs w:val="21"/>
    </w:rPr>
  </w:style>
  <w:style w:type="paragraph" w:styleId="ab">
    <w:name w:val="Body Text"/>
    <w:basedOn w:val="a"/>
    <w:link w:val="ac"/>
    <w:uiPriority w:val="99"/>
    <w:semiHidden/>
    <w:unhideWhenUsed/>
    <w:rsid w:val="004C63F4"/>
    <w:pPr>
      <w:spacing w:after="120"/>
    </w:pPr>
  </w:style>
  <w:style w:type="character" w:customStyle="1" w:styleId="ac">
    <w:name w:val="正文文本 字符"/>
    <w:basedOn w:val="a0"/>
    <w:link w:val="ab"/>
    <w:uiPriority w:val="99"/>
    <w:semiHidden/>
    <w:rsid w:val="004C63F4"/>
  </w:style>
  <w:style w:type="paragraph" w:styleId="ad">
    <w:name w:val="No Spacing"/>
    <w:aliases w:val="公式"/>
    <w:uiPriority w:val="1"/>
    <w:qFormat/>
    <w:rsid w:val="004C63F4"/>
    <w:pPr>
      <w:widowControl w:val="0"/>
      <w:jc w:val="center"/>
    </w:pPr>
    <w:rPr>
      <w:rFonts w:ascii="Times New Roman" w:eastAsia="宋体" w:hAnsi="Times New Roman"/>
    </w:rPr>
  </w:style>
  <w:style w:type="paragraph" w:styleId="ae">
    <w:name w:val="Revision"/>
    <w:hidden/>
    <w:uiPriority w:val="99"/>
    <w:semiHidden/>
    <w:rsid w:val="004C63F4"/>
  </w:style>
  <w:style w:type="character" w:styleId="af">
    <w:name w:val="annotation reference"/>
    <w:basedOn w:val="a0"/>
    <w:uiPriority w:val="99"/>
    <w:semiHidden/>
    <w:unhideWhenUsed/>
    <w:rsid w:val="004C63F4"/>
    <w:rPr>
      <w:sz w:val="21"/>
      <w:szCs w:val="21"/>
    </w:rPr>
  </w:style>
  <w:style w:type="paragraph" w:styleId="af0">
    <w:name w:val="annotation text"/>
    <w:basedOn w:val="a"/>
    <w:link w:val="af1"/>
    <w:uiPriority w:val="99"/>
    <w:unhideWhenUsed/>
    <w:rsid w:val="004C63F4"/>
    <w:pPr>
      <w:jc w:val="left"/>
    </w:pPr>
  </w:style>
  <w:style w:type="character" w:customStyle="1" w:styleId="af1">
    <w:name w:val="批注文字 字符"/>
    <w:basedOn w:val="a0"/>
    <w:link w:val="af0"/>
    <w:uiPriority w:val="99"/>
    <w:rsid w:val="004C63F4"/>
  </w:style>
  <w:style w:type="paragraph" w:styleId="af2">
    <w:name w:val="annotation subject"/>
    <w:basedOn w:val="af0"/>
    <w:next w:val="af0"/>
    <w:link w:val="af3"/>
    <w:uiPriority w:val="99"/>
    <w:semiHidden/>
    <w:unhideWhenUsed/>
    <w:rsid w:val="004C63F4"/>
    <w:rPr>
      <w:b/>
      <w:bCs/>
    </w:rPr>
  </w:style>
  <w:style w:type="character" w:customStyle="1" w:styleId="af3">
    <w:name w:val="批注主题 字符"/>
    <w:basedOn w:val="af1"/>
    <w:link w:val="af2"/>
    <w:uiPriority w:val="99"/>
    <w:semiHidden/>
    <w:rsid w:val="004C63F4"/>
    <w:rPr>
      <w:b/>
      <w:bCs/>
    </w:rPr>
  </w:style>
  <w:style w:type="character" w:customStyle="1" w:styleId="MTEquationSection">
    <w:name w:val="MTEquationSection"/>
    <w:basedOn w:val="a0"/>
    <w:rsid w:val="00D066DC"/>
    <w:rPr>
      <w:vanish/>
      <w:color w:val="FF0000"/>
    </w:rPr>
  </w:style>
  <w:style w:type="paragraph" w:customStyle="1" w:styleId="MTDisplayEquation">
    <w:name w:val="MTDisplayEquation"/>
    <w:basedOn w:val="a"/>
    <w:next w:val="a"/>
    <w:link w:val="MTDisplayEquation0"/>
    <w:rsid w:val="00D066DC"/>
    <w:pPr>
      <w:tabs>
        <w:tab w:val="center" w:pos="4160"/>
        <w:tab w:val="right" w:pos="8300"/>
      </w:tabs>
      <w:spacing w:line="360" w:lineRule="auto"/>
      <w:ind w:firstLineChars="200" w:firstLine="420"/>
    </w:pPr>
    <w:rPr>
      <w:rFonts w:ascii="Times New Roman" w:eastAsia="楷体" w:hAnsi="Times New Roman" w:cs="Times New Roman"/>
      <w:iCs/>
    </w:rPr>
  </w:style>
  <w:style w:type="character" w:customStyle="1" w:styleId="MTDisplayEquation0">
    <w:name w:val="MTDisplayEquation 字符"/>
    <w:basedOn w:val="a0"/>
    <w:link w:val="MTDisplayEquation"/>
    <w:rsid w:val="00D066DC"/>
    <w:rPr>
      <w:rFonts w:ascii="Times New Roman" w:eastAsia="楷体" w:hAnsi="Times New Roman" w:cs="Times New Roman"/>
      <w:iCs/>
    </w:rPr>
  </w:style>
  <w:style w:type="paragraph" w:styleId="af4">
    <w:name w:val="endnote text"/>
    <w:basedOn w:val="a"/>
    <w:link w:val="af5"/>
    <w:uiPriority w:val="99"/>
    <w:semiHidden/>
    <w:unhideWhenUsed/>
    <w:rsid w:val="00AD1AD6"/>
    <w:pPr>
      <w:snapToGrid w:val="0"/>
      <w:jc w:val="left"/>
    </w:pPr>
  </w:style>
  <w:style w:type="character" w:customStyle="1" w:styleId="af5">
    <w:name w:val="尾注文本 字符"/>
    <w:basedOn w:val="a0"/>
    <w:link w:val="af4"/>
    <w:uiPriority w:val="99"/>
    <w:semiHidden/>
    <w:rsid w:val="00AD1AD6"/>
  </w:style>
  <w:style w:type="character" w:styleId="af6">
    <w:name w:val="endnote reference"/>
    <w:basedOn w:val="a0"/>
    <w:uiPriority w:val="99"/>
    <w:semiHidden/>
    <w:unhideWhenUsed/>
    <w:rsid w:val="00AD1A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package" Target="embeddings/Microsoft_Visio_Drawing1.vsdx"/><Relationship Id="rId26" Type="http://schemas.openxmlformats.org/officeDocument/2006/relationships/image" Target="media/image10.emf"/><Relationship Id="rId21" Type="http://schemas.openxmlformats.org/officeDocument/2006/relationships/package" Target="embeddings/Microsoft_Visio_Drawing2.vsdx"/><Relationship Id="rId34" Type="http://schemas.openxmlformats.org/officeDocument/2006/relationships/image" Target="media/image1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emf"/><Relationship Id="rId25" Type="http://schemas.openxmlformats.org/officeDocument/2006/relationships/package" Target="embeddings/Microsoft_Visio_Drawing4.vsdx"/><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emf"/><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3.vsdx"/><Relationship Id="rId28" Type="http://schemas.openxmlformats.org/officeDocument/2006/relationships/image" Target="media/image11.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2.jpeg"/><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48085-D55E-4106-8752-D1634DFE3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4591</TotalTime>
  <Pages>19</Pages>
  <Words>2713</Words>
  <Characters>15467</Characters>
  <Application>Microsoft Office Word</Application>
  <DocSecurity>0</DocSecurity>
  <Lines>128</Lines>
  <Paragraphs>36</Paragraphs>
  <ScaleCrop>false</ScaleCrop>
  <Company/>
  <LinksUpToDate>false</LinksUpToDate>
  <CharactersWithSpaces>18144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l</dc:creator>
  <cp:keywords/>
  <dc:description/>
  <cp:lastModifiedBy>熊 磊</cp:lastModifiedBy>
  <cp:revision>517</cp:revision>
  <dcterms:created xsi:type="dcterms:W3CDTF">2022-10-06T06:44:00Z</dcterms:created>
  <dcterms:modified xsi:type="dcterms:W3CDTF">2022-12-15T13:17:00Z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ZOTERO_PREF_1">
    <vt:lpwstr>&lt;data data-version="3" zotero-version="6.0.18"&gt;&lt;session id="yK5PT4oh"/&gt;&lt;style id="http://www.zotero.org/styles/chicago-note-bibliography" locale="zh-CN" hasBibliography="1" bibliographyStyleHasBeenSet="1"/&gt;&lt;prefs&gt;&lt;pref name="fieldType" value="Field"/&gt;&lt;pre</vt:lpwstr>
  </property>
  <property fmtid="{D5CDD505-2E9C-101B-9397-08002B2CF9AE}" pid="6" name="ZOTERO_PREF_2">
    <vt:lpwstr>f name="noteType" value="2"/&gt;&lt;/prefs&gt;&lt;/data&gt;</vt:lpwstr>
  </property>
</Properties>
</file>